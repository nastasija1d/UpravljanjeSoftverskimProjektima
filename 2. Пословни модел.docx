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840B84" w14:textId="2159D4E0" w:rsidR="006B3DE8" w:rsidRPr="006B3DE8" w:rsidRDefault="001278D0" w:rsidP="006B3DE8">
      <w:pPr>
        <w:pStyle w:val="Subtitle"/>
        <w:rPr>
          <w:i/>
          <w:iCs/>
          <w:lang w:val="sr-Latn-RS"/>
        </w:rPr>
      </w:pPr>
      <w:r>
        <w:rPr>
          <w:noProof/>
          <w:sz w:val="28"/>
          <w:szCs w:val="28"/>
        </w:rPr>
        <mc:AlternateContent>
          <mc:Choice Requires="wpg">
            <w:drawing>
              <wp:inline distT="0" distB="0" distL="0" distR="0" wp14:anchorId="0EFE45DF" wp14:editId="35D29DF9">
                <wp:extent cx="5210175" cy="1276350"/>
                <wp:effectExtent l="0" t="0" r="9525" b="0"/>
                <wp:docPr id="3" name="Group 3"/>
                <wp:cNvGraphicFramePr/>
                <a:graphic xmlns:a="http://schemas.openxmlformats.org/drawingml/2006/main">
                  <a:graphicData uri="http://schemas.microsoft.com/office/word/2010/wordprocessingGroup">
                    <wpg:wgp>
                      <wpg:cNvGrpSpPr/>
                      <wpg:grpSpPr>
                        <a:xfrm>
                          <a:off x="0" y="0"/>
                          <a:ext cx="5210175" cy="1276350"/>
                          <a:chOff x="0" y="0"/>
                          <a:chExt cx="5210175" cy="1276350"/>
                        </a:xfrm>
                      </wpg:grpSpPr>
                      <wps:wsp>
                        <wps:cNvPr id="217" name="Text Box 2"/>
                        <wps:cNvSpPr txBox="1">
                          <a:spLocks noChangeArrowheads="1"/>
                        </wps:cNvSpPr>
                        <wps:spPr bwMode="auto">
                          <a:xfrm>
                            <a:off x="781050" y="0"/>
                            <a:ext cx="4429125" cy="1276350"/>
                          </a:xfrm>
                          <a:prstGeom prst="rect">
                            <a:avLst/>
                          </a:prstGeom>
                          <a:solidFill>
                            <a:srgbClr val="FFFFFF"/>
                          </a:solidFill>
                          <a:ln w="9525">
                            <a:noFill/>
                            <a:miter lim="800000"/>
                            <a:headEnd/>
                            <a:tailEnd/>
                          </a:ln>
                        </wps:spPr>
                        <wps:txbx>
                          <w:txbxContent>
                            <w:p w14:paraId="2DBCC985" w14:textId="4D447C7A" w:rsidR="00C91F99" w:rsidRPr="00413AE2" w:rsidRDefault="00C91F99" w:rsidP="00C91F99">
                              <w:pPr>
                                <w:pStyle w:val="Title"/>
                                <w:rPr>
                                  <w:sz w:val="44"/>
                                  <w:szCs w:val="44"/>
                                  <w:lang w:val="sr-Cyrl-RS"/>
                                </w:rPr>
                              </w:pPr>
                              <w:r w:rsidRPr="00C91F99">
                                <w:rPr>
                                  <w:lang w:val="sr-Cyrl-RS"/>
                                </w:rPr>
                                <w:t xml:space="preserve"> </w:t>
                              </w:r>
                              <w:r w:rsidRPr="00B1625E">
                                <w:rPr>
                                  <w:sz w:val="32"/>
                                  <w:szCs w:val="32"/>
                                  <w:lang w:val="sr-Cyrl-RS"/>
                                </w:rPr>
                                <w:t>Универзитет у Београду</w:t>
                              </w:r>
                            </w:p>
                            <w:p w14:paraId="3A9EFA85" w14:textId="6B6487AD" w:rsidR="00C91F99" w:rsidRPr="00413AE2" w:rsidRDefault="00C91F99" w:rsidP="00C91F99">
                              <w:pPr>
                                <w:pStyle w:val="Title"/>
                                <w:rPr>
                                  <w:sz w:val="44"/>
                                  <w:szCs w:val="44"/>
                                  <w:lang w:val="sr-Cyrl-RS"/>
                                </w:rPr>
                              </w:pPr>
                              <w:r w:rsidRPr="00413AE2">
                                <w:rPr>
                                  <w:sz w:val="44"/>
                                  <w:szCs w:val="44"/>
                                  <w:lang w:val="sr-Cyrl-RS"/>
                                </w:rPr>
                                <w:t>Електротехнички факултет</w:t>
                              </w:r>
                            </w:p>
                            <w:p w14:paraId="08996D60" w14:textId="75094281" w:rsidR="00413AE2" w:rsidRDefault="00C91F99" w:rsidP="00413AE2">
                              <w:pPr>
                                <w:pStyle w:val="Subtitle"/>
                                <w:rPr>
                                  <w:lang w:val="sr-Cyrl-RS"/>
                                </w:rPr>
                              </w:pPr>
                              <w:r w:rsidRPr="001A3FCB">
                                <w:rPr>
                                  <w:lang w:val="sr-Cyrl-RS"/>
                                </w:rPr>
                                <w:t>Управљање софтверским пројектима – 2021/2022</w:t>
                              </w:r>
                            </w:p>
                            <w:p w14:paraId="7F495069" w14:textId="191E4500" w:rsidR="00413AE2" w:rsidRPr="00B1625E" w:rsidRDefault="00413AE2" w:rsidP="00413AE2">
                              <w:pPr>
                                <w:jc w:val="center"/>
                                <w:rPr>
                                  <w:b/>
                                  <w:bCs/>
                                  <w:sz w:val="32"/>
                                  <w:szCs w:val="32"/>
                                  <w:lang w:val="sr-Cyrl-RS"/>
                                </w:rPr>
                              </w:pPr>
                              <w:r w:rsidRPr="00B1625E">
                                <w:rPr>
                                  <w:b/>
                                  <w:bCs/>
                                  <w:sz w:val="32"/>
                                  <w:szCs w:val="32"/>
                                  <w:lang w:val="sr-Cyrl-RS"/>
                                </w:rPr>
                                <w:t>П</w:t>
                              </w:r>
                              <w:r w:rsidR="00CC31BB">
                                <w:rPr>
                                  <w:b/>
                                  <w:bCs/>
                                  <w:sz w:val="32"/>
                                  <w:szCs w:val="32"/>
                                  <w:lang w:val="sr-Cyrl-RS"/>
                                </w:rPr>
                                <w:t>ословни модел</w:t>
                              </w:r>
                            </w:p>
                            <w:p w14:paraId="7187557A" w14:textId="66055135" w:rsidR="00413AE2" w:rsidRPr="00413AE2" w:rsidRDefault="00413AE2" w:rsidP="00413AE2">
                              <w:pPr>
                                <w:rPr>
                                  <w:lang w:val="sr-Cyrl-RS"/>
                                </w:rPr>
                              </w:pPr>
                            </w:p>
                            <w:p w14:paraId="1F49222C" w14:textId="77777777" w:rsidR="00413AE2" w:rsidRPr="00413AE2" w:rsidRDefault="00413AE2" w:rsidP="00413AE2">
                              <w:pPr>
                                <w:rPr>
                                  <w:lang w:val="sr-Cyrl-RS"/>
                                </w:rPr>
                              </w:pPr>
                            </w:p>
                          </w:txbxContent>
                        </wps:txbx>
                        <wps:bodyPr rot="0" vert="horz" wrap="square" lIns="91440" tIns="45720" rIns="91440" bIns="45720" anchor="ctr" anchorCtr="0">
                          <a:noAutofit/>
                        </wps:bodyPr>
                      </wps:wsp>
                      <pic:pic xmlns:pic="http://schemas.openxmlformats.org/drawingml/2006/picture">
                        <pic:nvPicPr>
                          <pic:cNvPr id="1" name="Picture 1" descr="Logo&#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57275" cy="1276350"/>
                          </a:xfrm>
                          <a:prstGeom prst="rect">
                            <a:avLst/>
                          </a:prstGeom>
                          <a:noFill/>
                          <a:ln>
                            <a:noFill/>
                          </a:ln>
                        </pic:spPr>
                      </pic:pic>
                    </wpg:wgp>
                  </a:graphicData>
                </a:graphic>
              </wp:inline>
            </w:drawing>
          </mc:Choice>
          <mc:Fallback>
            <w:pict>
              <v:group w14:anchorId="0EFE45DF" id="Group 3" o:spid="_x0000_s1026" style="width:410.25pt;height:100.5pt;mso-position-horizontal-relative:char;mso-position-vertical-relative:line" coordsize="52101,12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">
                <v:shapetype id="_x0000_t202" coordsize="21600,21600" o:spt="202" path="m,l,21600r21600,l21600,xe">
                  <v:stroke joinstyle="miter"/>
                  <v:path gradientshapeok="t" o:connecttype="rect"/>
                </v:shapetype>
                <v:shape id="Text Box 2" o:spid="_x0000_s1027" type="#_x0000_t202" style="position:absolute;left:7810;width:44291;height:1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" stroked="f">
                  <v:textbox>
                    <w:txbxContent>
                      <w:p w14:paraId="2DBCC985" w14:textId="4D447C7A" w:rsidR="00C91F99" w:rsidRPr="00413AE2" w:rsidRDefault="00C91F99" w:rsidP="00C91F99">
                        <w:pPr>
                          <w:pStyle w:val="Title"/>
                          <w:rPr>
                            <w:sz w:val="44"/>
                            <w:szCs w:val="44"/>
                            <w:lang w:val="sr-Cyrl-RS"/>
                          </w:rPr>
                        </w:pPr>
                        <w:r w:rsidRPr="00C91F99">
                          <w:rPr>
                            <w:lang w:val="sr-Cyrl-RS"/>
                          </w:rPr>
                          <w:t xml:space="preserve"> </w:t>
                        </w:r>
                        <w:r w:rsidRPr="00B1625E">
                          <w:rPr>
                            <w:sz w:val="32"/>
                            <w:szCs w:val="32"/>
                            <w:lang w:val="sr-Cyrl-RS"/>
                          </w:rPr>
                          <w:t>Универзитет у Београду</w:t>
                        </w:r>
                      </w:p>
                      <w:p w14:paraId="3A9EFA85" w14:textId="6B6487AD" w:rsidR="00C91F99" w:rsidRPr="00413AE2" w:rsidRDefault="00C91F99" w:rsidP="00C91F99">
                        <w:pPr>
                          <w:pStyle w:val="Title"/>
                          <w:rPr>
                            <w:sz w:val="44"/>
                            <w:szCs w:val="44"/>
                            <w:lang w:val="sr-Cyrl-RS"/>
                          </w:rPr>
                        </w:pPr>
                        <w:r w:rsidRPr="00413AE2">
                          <w:rPr>
                            <w:sz w:val="44"/>
                            <w:szCs w:val="44"/>
                            <w:lang w:val="sr-Cyrl-RS"/>
                          </w:rPr>
                          <w:t>Електротехнички факултет</w:t>
                        </w:r>
                      </w:p>
                      <w:p w14:paraId="08996D60" w14:textId="75094281" w:rsidR="00413AE2" w:rsidRDefault="00C91F99" w:rsidP="00413AE2">
                        <w:pPr>
                          <w:pStyle w:val="Subtitle"/>
                          <w:rPr>
                            <w:lang w:val="sr-Cyrl-RS"/>
                          </w:rPr>
                        </w:pPr>
                        <w:r w:rsidRPr="001A3FCB">
                          <w:rPr>
                            <w:lang w:val="sr-Cyrl-RS"/>
                          </w:rPr>
                          <w:t>Управљање софтверским пројектима – 2021/2022</w:t>
                        </w:r>
                      </w:p>
                      <w:p w14:paraId="7F495069" w14:textId="191E4500" w:rsidR="00413AE2" w:rsidRPr="00B1625E" w:rsidRDefault="00413AE2" w:rsidP="00413AE2">
                        <w:pPr>
                          <w:jc w:val="center"/>
                          <w:rPr>
                            <w:b/>
                            <w:bCs/>
                            <w:sz w:val="32"/>
                            <w:szCs w:val="32"/>
                            <w:lang w:val="sr-Cyrl-RS"/>
                          </w:rPr>
                        </w:pPr>
                        <w:r w:rsidRPr="00B1625E">
                          <w:rPr>
                            <w:b/>
                            <w:bCs/>
                            <w:sz w:val="32"/>
                            <w:szCs w:val="32"/>
                            <w:lang w:val="sr-Cyrl-RS"/>
                          </w:rPr>
                          <w:t>П</w:t>
                        </w:r>
                        <w:r w:rsidR="00CC31BB">
                          <w:rPr>
                            <w:b/>
                            <w:bCs/>
                            <w:sz w:val="32"/>
                            <w:szCs w:val="32"/>
                            <w:lang w:val="sr-Cyrl-RS"/>
                          </w:rPr>
                          <w:t>ословни модел</w:t>
                        </w:r>
                      </w:p>
                      <w:p w14:paraId="7187557A" w14:textId="66055135" w:rsidR="00413AE2" w:rsidRPr="00413AE2" w:rsidRDefault="00413AE2" w:rsidP="00413AE2">
                        <w:pPr>
                          <w:rPr>
                            <w:lang w:val="sr-Cyrl-RS"/>
                          </w:rPr>
                        </w:pPr>
                      </w:p>
                      <w:p w14:paraId="1F49222C" w14:textId="77777777" w:rsidR="00413AE2" w:rsidRPr="00413AE2" w:rsidRDefault="00413AE2" w:rsidP="00413AE2">
                        <w:pPr>
                          <w:rPr>
                            <w:lang w:val="sr-Cyrl-RS"/>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Logo&#10;&#10;Description automatically generated" style="position:absolute;width:10572;height:1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">
                  <v:imagedata r:id="rId12" o:title="Logo&#10;&#10;Description automatically generated"/>
                </v:shape>
                <w10:anchorlock/>
              </v:group>
            </w:pict>
          </mc:Fallback>
        </mc:AlternateContent>
      </w:r>
    </w:p>
    <w:p w14:paraId="4EB2B31A" w14:textId="5BC8DE2C" w:rsidR="00476C45" w:rsidRPr="006B3DE8" w:rsidRDefault="00476C45">
      <w:pPr>
        <w:rPr>
          <w:i/>
          <w:iCs/>
          <w:lang w:val="sr-Latn-RS"/>
        </w:rPr>
      </w:pPr>
    </w:p>
    <w:p w14:paraId="6A16F298" w14:textId="0D6597CD" w:rsidR="00DD1D4C" w:rsidRDefault="00DD1D4C" w:rsidP="00BA594C">
      <w:pPr>
        <w:rPr>
          <w:i/>
          <w:iCs/>
          <w:lang w:val="sr-Latn-RS"/>
        </w:rPr>
      </w:pPr>
    </w:p>
    <w:p w14:paraId="0D7D3A24" w14:textId="77777777" w:rsidR="00DD1D4C" w:rsidRDefault="00DD1D4C" w:rsidP="00BA594C">
      <w:pPr>
        <w:rPr>
          <w:i/>
          <w:iCs/>
          <w:lang w:val="sr-Latn-RS"/>
        </w:rPr>
      </w:pPr>
    </w:p>
    <w:p w14:paraId="4F454FEF" w14:textId="31185978" w:rsidR="00135A85" w:rsidRDefault="00135A85" w:rsidP="00BA594C">
      <w:pPr>
        <w:rPr>
          <w:i/>
          <w:iCs/>
          <w:lang w:val="sr-Latn-RS"/>
        </w:rPr>
      </w:pPr>
    </w:p>
    <w:p w14:paraId="0E2D1BAD" w14:textId="738B6F78" w:rsidR="00135A85" w:rsidRPr="00135A85" w:rsidRDefault="00135A85" w:rsidP="00135A85">
      <w:pPr>
        <w:jc w:val="center"/>
        <w:rPr>
          <w:i/>
          <w:iCs/>
          <w:color w:val="FF0000"/>
          <w:lang w:val="sr-Latn-RS"/>
        </w:rPr>
      </w:pPr>
    </w:p>
    <w:p w14:paraId="5F6AACDD" w14:textId="3DEF98C7" w:rsidR="766AB73D" w:rsidRDefault="766AB73D" w:rsidP="766AB73D">
      <w:pPr>
        <w:jc w:val="center"/>
      </w:pPr>
      <w:r w:rsidRPr="766AB73D">
        <w:rPr>
          <w:rFonts w:ascii="Calibri Light" w:eastAsia="Calibri Light" w:hAnsi="Calibri Light" w:cs="Calibri Light"/>
          <w:b/>
          <w:bCs/>
          <w:sz w:val="48"/>
          <w:szCs w:val="48"/>
          <w:lang w:val="sr-Latn-RS"/>
        </w:rPr>
        <w:t>ePijaca</w:t>
      </w:r>
    </w:p>
    <w:p w14:paraId="59967A8C" w14:textId="425F087A" w:rsidR="766AB73D" w:rsidRDefault="766AB73D" w:rsidP="766AB73D">
      <w:pPr>
        <w:jc w:val="center"/>
        <w:rPr>
          <w:color w:val="FF0000"/>
          <w:lang w:val="sr-Cyrl-RS"/>
        </w:rPr>
      </w:pPr>
    </w:p>
    <w:p w14:paraId="32E0E0A1" w14:textId="78164532" w:rsidR="00135A85" w:rsidRPr="00DD1D4C" w:rsidRDefault="00135A85" w:rsidP="00BA594C">
      <w:pPr>
        <w:rPr>
          <w:lang w:val="sr-Latn-RS"/>
        </w:rPr>
      </w:pPr>
    </w:p>
    <w:p w14:paraId="09697EA9" w14:textId="2F2CD7A9" w:rsidR="00135A85" w:rsidRPr="00DD1D4C" w:rsidRDefault="00135A85" w:rsidP="00BA594C">
      <w:pPr>
        <w:rPr>
          <w:lang w:val="sr-Latn-RS"/>
        </w:rPr>
      </w:pPr>
    </w:p>
    <w:p w14:paraId="665A460F" w14:textId="303E9B38" w:rsidR="00135A85" w:rsidRPr="00DD1D4C" w:rsidRDefault="00135A85" w:rsidP="00BA594C">
      <w:pPr>
        <w:rPr>
          <w:lang w:val="sr-Latn-RS"/>
        </w:rPr>
      </w:pPr>
    </w:p>
    <w:p w14:paraId="6CD59127" w14:textId="582E6EE4" w:rsidR="00135A85" w:rsidRPr="00DD1D4C" w:rsidRDefault="00135A85" w:rsidP="00BA594C">
      <w:pPr>
        <w:rPr>
          <w:lang w:val="sr-Latn-RS"/>
        </w:rPr>
      </w:pPr>
    </w:p>
    <w:p w14:paraId="0861060F" w14:textId="0D323024" w:rsidR="00135A85" w:rsidRPr="00C220A6" w:rsidRDefault="00135A85" w:rsidP="00BA594C">
      <w:pPr>
        <w:rPr>
          <w:lang w:val="sr-Latn-RS"/>
        </w:rPr>
      </w:pPr>
    </w:p>
    <w:p w14:paraId="023261BD" w14:textId="77777777" w:rsidR="00C220A6" w:rsidRPr="00C220A6" w:rsidRDefault="00C220A6" w:rsidP="00C220A6">
      <w:pPr>
        <w:pStyle w:val="NoSpacing"/>
        <w:jc w:val="center"/>
        <w:rPr>
          <w:lang w:val="sr-Cyrl-RS"/>
        </w:rPr>
      </w:pPr>
      <w:r w:rsidRPr="00C220A6">
        <w:rPr>
          <w:lang w:val="sr-Cyrl-RS"/>
        </w:rPr>
        <w:t>Чланови тима</w:t>
      </w:r>
    </w:p>
    <w:p w14:paraId="61DC3EA3" w14:textId="77777777" w:rsidR="00C220A6" w:rsidRPr="00C220A6" w:rsidRDefault="00C220A6" w:rsidP="00C220A6">
      <w:pPr>
        <w:pStyle w:val="NoSpacing"/>
        <w:jc w:val="center"/>
        <w:rPr>
          <w:lang w:val="sr-Cyrl-RS"/>
        </w:rPr>
      </w:pPr>
      <w:r w:rsidRPr="00C220A6">
        <w:rPr>
          <w:lang w:val="sr-Cyrl-RS"/>
        </w:rPr>
        <w:t xml:space="preserve">Магдалена Чворовић </w:t>
      </w:r>
      <w:r w:rsidRPr="00C220A6">
        <w:rPr>
          <w:rFonts w:cs="Segoe UI"/>
          <w:color w:val="323130"/>
          <w:shd w:val="clear" w:color="auto" w:fill="FFFFFF"/>
        </w:rPr>
        <w:t>cm190670d@student.etf.bg.ac.rs</w:t>
      </w:r>
    </w:p>
    <w:p w14:paraId="595BEF26" w14:textId="77777777" w:rsidR="00C220A6" w:rsidRPr="00C220A6" w:rsidRDefault="00C220A6" w:rsidP="00C220A6">
      <w:pPr>
        <w:pStyle w:val="NoSpacing"/>
        <w:jc w:val="center"/>
        <w:rPr>
          <w:lang w:val="sr-Cyrl-RS"/>
        </w:rPr>
      </w:pPr>
      <w:r w:rsidRPr="00C220A6">
        <w:rPr>
          <w:lang w:val="sr-Cyrl-RS"/>
        </w:rPr>
        <w:t>Настасија Аврамовић an190446d@student.etf.bg.ac.rs</w:t>
      </w:r>
    </w:p>
    <w:p w14:paraId="5F569152" w14:textId="77777777" w:rsidR="00577683" w:rsidRPr="00DD1D4C" w:rsidRDefault="00577683" w:rsidP="00577683">
      <w:pPr>
        <w:pStyle w:val="NoSpacing"/>
        <w:jc w:val="center"/>
        <w:rPr>
          <w:lang w:val="sr-Cyrl-RS"/>
        </w:rPr>
      </w:pPr>
    </w:p>
    <w:p w14:paraId="5824233C" w14:textId="72E4481B" w:rsidR="00135A85" w:rsidRDefault="00135A85" w:rsidP="00BA594C">
      <w:pPr>
        <w:rPr>
          <w:lang w:val="sr-Latn-RS"/>
        </w:rPr>
      </w:pPr>
    </w:p>
    <w:p w14:paraId="3AAF1F2E" w14:textId="6B4C0CC9" w:rsidR="00092496" w:rsidRDefault="00092496" w:rsidP="00BA594C">
      <w:pPr>
        <w:rPr>
          <w:lang w:val="sr-Latn-RS"/>
        </w:rPr>
      </w:pPr>
    </w:p>
    <w:p w14:paraId="5F937C7E" w14:textId="381BE92E" w:rsidR="00092496" w:rsidRDefault="00092496" w:rsidP="00BA594C">
      <w:pPr>
        <w:rPr>
          <w:lang w:val="sr-Latn-RS"/>
        </w:rPr>
      </w:pPr>
    </w:p>
    <w:p w14:paraId="21CD69C5" w14:textId="605F7F29" w:rsidR="00092496" w:rsidRDefault="00092496" w:rsidP="00BA594C">
      <w:pPr>
        <w:rPr>
          <w:lang w:val="sr-Latn-RS"/>
        </w:rPr>
      </w:pPr>
    </w:p>
    <w:p w14:paraId="7256236F" w14:textId="77777777" w:rsidR="00092496" w:rsidRPr="00DD1D4C" w:rsidRDefault="00092496" w:rsidP="121CAB55">
      <w:pPr>
        <w:rPr>
          <w:noProof/>
          <w:lang w:val="sr-Latn-RS"/>
        </w:rPr>
      </w:pPr>
    </w:p>
    <w:p w14:paraId="7CDBC4C1" w14:textId="118EA3D4" w:rsidR="00C220A6" w:rsidRDefault="00C220A6" w:rsidP="121CAB55">
      <w:pPr>
        <w:pStyle w:val="Footer"/>
        <w:jc w:val="center"/>
        <w:rPr>
          <w:noProof/>
          <w:lang w:val="sr-Latn-RS"/>
        </w:rPr>
      </w:pPr>
      <w:r w:rsidRPr="121CAB55">
        <w:rPr>
          <w:noProof/>
          <w:lang w:val="sr-Latn-RS"/>
        </w:rPr>
        <w:t>Београд, 09.04.2022.</w:t>
      </w:r>
    </w:p>
    <w:p w14:paraId="497A7A4A" w14:textId="5F232311" w:rsidR="00C220A6" w:rsidRDefault="00C220A6" w:rsidP="121CAB55">
      <w:pPr>
        <w:pStyle w:val="Footer"/>
        <w:jc w:val="center"/>
        <w:rPr>
          <w:noProof/>
          <w:lang w:val="sr-Latn-RS"/>
        </w:rPr>
      </w:pPr>
      <w:r w:rsidRPr="121CAB55">
        <w:rPr>
          <w:noProof/>
          <w:lang w:val="sr-Latn-RS"/>
        </w:rPr>
        <w:t xml:space="preserve">Тренутна верзија документа: 1.0 </w:t>
      </w:r>
    </w:p>
    <w:p w14:paraId="62052136" w14:textId="77777777" w:rsidR="009118BA" w:rsidRPr="009118BA" w:rsidRDefault="009118BA" w:rsidP="009118BA">
      <w:pPr>
        <w:pStyle w:val="Footer"/>
        <w:jc w:val="center"/>
        <w:rPr>
          <w:color w:val="FF0000"/>
        </w:rPr>
      </w:pPr>
    </w:p>
    <w:p w14:paraId="2EAA00E7" w14:textId="2CE16FDF" w:rsidR="002D4B92" w:rsidRDefault="002D4B92" w:rsidP="009118BA">
      <w:pPr>
        <w:pStyle w:val="Heading1"/>
        <w:rPr>
          <w:lang w:val="sr-Cyrl-RS"/>
        </w:rPr>
      </w:pPr>
      <w:bookmarkStart w:id="0" w:name="_Toc100520619"/>
      <w:r>
        <w:rPr>
          <w:lang w:val="sr-Cyrl-RS"/>
        </w:rPr>
        <w:lastRenderedPageBreak/>
        <w:t>Записник ревизија</w:t>
      </w:r>
      <w:bookmarkEnd w:id="0"/>
    </w:p>
    <w:p w14:paraId="4AA5C42C" w14:textId="1561EB79" w:rsidR="00531877" w:rsidRDefault="00531877" w:rsidP="00531877">
      <w:pPr>
        <w:rPr>
          <w:lang w:val="sr-Cyrl-RS"/>
        </w:rPr>
      </w:pPr>
    </w:p>
    <w:p w14:paraId="33CAB62C" w14:textId="0BBC4CA4" w:rsidR="00531877" w:rsidRDefault="00531877" w:rsidP="00531877">
      <w:pPr>
        <w:rPr>
          <w:b/>
          <w:bCs/>
          <w:lang w:val="sr-Cyrl-RS"/>
        </w:rPr>
      </w:pPr>
      <w:r>
        <w:rPr>
          <w:lang w:val="sr-Cyrl-RS"/>
        </w:rPr>
        <w:t>Тренутна верзија документа:</w:t>
      </w:r>
      <w:r w:rsidR="00AC04D6">
        <w:rPr>
          <w:lang w:val="sr-Cyrl-RS"/>
        </w:rPr>
        <w:t xml:space="preserve"> </w:t>
      </w:r>
      <w:r w:rsidR="00AC04D6" w:rsidRPr="00AC04D6">
        <w:rPr>
          <w:b/>
          <w:bCs/>
          <w:lang w:val="sr-Cyrl-RS"/>
        </w:rPr>
        <w:t>1.0</w:t>
      </w:r>
    </w:p>
    <w:p w14:paraId="4C79DF1D" w14:textId="7AB23E86" w:rsidR="001E28EC" w:rsidRPr="00036AC5" w:rsidRDefault="001E28EC" w:rsidP="00531877">
      <w:pPr>
        <w:rPr>
          <w:lang w:val="sr-Cyrl-RS"/>
        </w:rPr>
      </w:pPr>
    </w:p>
    <w:tbl>
      <w:tblPr>
        <w:tblStyle w:val="ListTable3"/>
        <w:tblW w:w="5000" w:type="pct"/>
        <w:tblLook w:val="00A0" w:firstRow="1" w:lastRow="0" w:firstColumn="1" w:lastColumn="0" w:noHBand="0" w:noVBand="0"/>
      </w:tblPr>
      <w:tblGrid>
        <w:gridCol w:w="1275"/>
        <w:gridCol w:w="950"/>
        <w:gridCol w:w="7125"/>
      </w:tblGrid>
      <w:tr w:rsidR="005B0D5C" w:rsidRPr="00880042" w14:paraId="1101269D" w14:textId="77777777" w:rsidTr="00BD27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33" w:type="pct"/>
            <w:vAlign w:val="center"/>
          </w:tcPr>
          <w:p w14:paraId="79F458F3" w14:textId="29C4EB13" w:rsidR="005B0D5C" w:rsidRPr="00880042" w:rsidRDefault="005B0D5C" w:rsidP="005F532C">
            <w:pPr>
              <w:jc w:val="left"/>
              <w:rPr>
                <w:color w:val="auto"/>
                <w:lang w:val="sr-Cyrl-RS"/>
              </w:rPr>
            </w:pPr>
            <w:r>
              <w:rPr>
                <w:color w:val="auto"/>
                <w:lang w:val="sr-Cyrl-RS"/>
              </w:rPr>
              <w:t>Датум</w:t>
            </w:r>
          </w:p>
        </w:tc>
        <w:tc>
          <w:tcPr>
            <w:cnfStyle w:val="000010000000" w:firstRow="0" w:lastRow="0" w:firstColumn="0" w:lastColumn="0" w:oddVBand="1" w:evenVBand="0" w:oddHBand="0" w:evenHBand="0" w:firstRowFirstColumn="0" w:firstRowLastColumn="0" w:lastRowFirstColumn="0" w:lastRowLastColumn="0"/>
            <w:tcW w:w="526" w:type="pct"/>
            <w:vAlign w:val="center"/>
          </w:tcPr>
          <w:p w14:paraId="2E055572" w14:textId="28FEEF79" w:rsidR="005B0D5C" w:rsidRPr="00880042" w:rsidRDefault="005B0D5C" w:rsidP="005F532C">
            <w:pPr>
              <w:jc w:val="left"/>
              <w:rPr>
                <w:color w:val="auto"/>
                <w:lang w:val="sr-Cyrl-RS"/>
              </w:rPr>
            </w:pPr>
            <w:r>
              <w:rPr>
                <w:color w:val="auto"/>
                <w:lang w:val="sr-Cyrl-RS"/>
              </w:rPr>
              <w:t>Верзија</w:t>
            </w:r>
          </w:p>
        </w:tc>
        <w:tc>
          <w:tcPr>
            <w:tcW w:w="3941" w:type="pct"/>
            <w:vAlign w:val="center"/>
          </w:tcPr>
          <w:p w14:paraId="1DABB0EF" w14:textId="7282AAE1" w:rsidR="005B0D5C" w:rsidRPr="00880042" w:rsidRDefault="005B0D5C" w:rsidP="005F532C">
            <w:pPr>
              <w:jc w:val="left"/>
              <w:cnfStyle w:val="100000000000" w:firstRow="1" w:lastRow="0" w:firstColumn="0" w:lastColumn="0" w:oddVBand="0" w:evenVBand="0" w:oddHBand="0" w:evenHBand="0" w:firstRowFirstColumn="0" w:firstRowLastColumn="0" w:lastRowFirstColumn="0" w:lastRowLastColumn="0"/>
              <w:rPr>
                <w:color w:val="auto"/>
                <w:lang w:val="sr-Cyrl-RS"/>
              </w:rPr>
            </w:pPr>
            <w:r>
              <w:rPr>
                <w:lang w:val="sr-Cyrl-RS"/>
              </w:rPr>
              <w:t>Опис измена</w:t>
            </w:r>
          </w:p>
        </w:tc>
      </w:tr>
      <w:tr w:rsidR="005B0D5C" w:rsidRPr="004C0964" w14:paraId="367A61C6" w14:textId="77777777" w:rsidTr="00BD2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pct"/>
            <w:vAlign w:val="center"/>
          </w:tcPr>
          <w:p w14:paraId="7433201C" w14:textId="3E04B508" w:rsidR="005B0D5C" w:rsidRPr="00C220A6" w:rsidRDefault="00C220A6" w:rsidP="005F532C">
            <w:pPr>
              <w:jc w:val="left"/>
              <w:rPr>
                <w:b w:val="0"/>
              </w:rPr>
            </w:pPr>
            <w:r>
              <w:rPr>
                <w:b w:val="0"/>
              </w:rPr>
              <w:t>09.04.2022.</w:t>
            </w:r>
          </w:p>
        </w:tc>
        <w:tc>
          <w:tcPr>
            <w:cnfStyle w:val="000010000000" w:firstRow="0" w:lastRow="0" w:firstColumn="0" w:lastColumn="0" w:oddVBand="1" w:evenVBand="0" w:oddHBand="0" w:evenHBand="0" w:firstRowFirstColumn="0" w:firstRowLastColumn="0" w:lastRowFirstColumn="0" w:lastRowLastColumn="0"/>
            <w:tcW w:w="526" w:type="pct"/>
            <w:vAlign w:val="center"/>
          </w:tcPr>
          <w:p w14:paraId="6863D286" w14:textId="26325282" w:rsidR="005B0D5C" w:rsidRPr="005B0D5C" w:rsidRDefault="005B0D5C" w:rsidP="005F532C">
            <w:pPr>
              <w:jc w:val="left"/>
              <w:rPr>
                <w:lang w:val="sr-Cyrl-RS"/>
              </w:rPr>
            </w:pPr>
            <w:r w:rsidRPr="005B0D5C">
              <w:rPr>
                <w:lang w:val="sr-Cyrl-RS"/>
              </w:rPr>
              <w:t>1.0</w:t>
            </w:r>
          </w:p>
        </w:tc>
        <w:tc>
          <w:tcPr>
            <w:tcW w:w="3941" w:type="pct"/>
            <w:vAlign w:val="center"/>
          </w:tcPr>
          <w:p w14:paraId="58903E5D" w14:textId="196588AE" w:rsidR="005B0D5C" w:rsidRPr="005B0D5C" w:rsidRDefault="005B0D5C" w:rsidP="005F532C">
            <w:pPr>
              <w:jc w:val="left"/>
              <w:cnfStyle w:val="000000100000" w:firstRow="0" w:lastRow="0" w:firstColumn="0" w:lastColumn="0" w:oddVBand="0" w:evenVBand="0" w:oddHBand="1" w:evenHBand="0" w:firstRowFirstColumn="0" w:firstRowLastColumn="0" w:lastRowFirstColumn="0" w:lastRowLastColumn="0"/>
              <w:rPr>
                <w:lang w:val="sr-Cyrl-RS"/>
              </w:rPr>
            </w:pPr>
            <w:r w:rsidRPr="005B0D5C">
              <w:rPr>
                <w:lang w:val="sr-Cyrl-RS"/>
              </w:rPr>
              <w:t>Основна верзија</w:t>
            </w:r>
          </w:p>
        </w:tc>
      </w:tr>
      <w:tr w:rsidR="005B0D5C" w:rsidRPr="004C0964" w14:paraId="0D7C8B53" w14:textId="77777777" w:rsidTr="00BD27A9">
        <w:tc>
          <w:tcPr>
            <w:cnfStyle w:val="001000000000" w:firstRow="0" w:lastRow="0" w:firstColumn="1" w:lastColumn="0" w:oddVBand="0" w:evenVBand="0" w:oddHBand="0" w:evenHBand="0" w:firstRowFirstColumn="0" w:firstRowLastColumn="0" w:lastRowFirstColumn="0" w:lastRowLastColumn="0"/>
            <w:tcW w:w="533" w:type="pct"/>
            <w:vAlign w:val="center"/>
          </w:tcPr>
          <w:p w14:paraId="1005AE04" w14:textId="5D28ED1D" w:rsidR="005B0D5C" w:rsidRPr="005B0D5C" w:rsidRDefault="00ED55EB" w:rsidP="005F532C">
            <w:pPr>
              <w:jc w:val="left"/>
              <w:rPr>
                <w:b w:val="0"/>
                <w:lang w:val="sr-Cyrl-RS"/>
              </w:rPr>
            </w:pPr>
            <w:ins w:id="1" w:author="Настасија Аврамовић" w:date="2022-06-18T14:16:00Z">
              <w:r>
                <w:rPr>
                  <w:b w:val="0"/>
                  <w:lang w:val="sr-Cyrl-RS"/>
                </w:rPr>
                <w:t>18.06.2022.</w:t>
              </w:r>
            </w:ins>
          </w:p>
        </w:tc>
        <w:tc>
          <w:tcPr>
            <w:cnfStyle w:val="000010000000" w:firstRow="0" w:lastRow="0" w:firstColumn="0" w:lastColumn="0" w:oddVBand="1" w:evenVBand="0" w:oddHBand="0" w:evenHBand="0" w:firstRowFirstColumn="0" w:firstRowLastColumn="0" w:lastRowFirstColumn="0" w:lastRowLastColumn="0"/>
            <w:tcW w:w="526" w:type="pct"/>
            <w:vAlign w:val="center"/>
          </w:tcPr>
          <w:p w14:paraId="44F19510" w14:textId="32A88649" w:rsidR="005B0D5C" w:rsidRPr="005B0D5C" w:rsidRDefault="00ED55EB" w:rsidP="005F532C">
            <w:pPr>
              <w:jc w:val="left"/>
              <w:rPr>
                <w:lang w:val="sr-Cyrl-RS"/>
              </w:rPr>
            </w:pPr>
            <w:ins w:id="2" w:author="Настасија Аврамовић" w:date="2022-06-18T14:16:00Z">
              <w:r>
                <w:rPr>
                  <w:lang w:val="sr-Cyrl-RS"/>
                </w:rPr>
                <w:t>1.1</w:t>
              </w:r>
            </w:ins>
          </w:p>
        </w:tc>
        <w:tc>
          <w:tcPr>
            <w:tcW w:w="3941" w:type="pct"/>
            <w:vAlign w:val="center"/>
          </w:tcPr>
          <w:p w14:paraId="02F056D7" w14:textId="7B2CB72D" w:rsidR="005B0D5C" w:rsidRPr="005B0D5C" w:rsidRDefault="00B5479B" w:rsidP="005F532C">
            <w:pPr>
              <w:jc w:val="left"/>
              <w:cnfStyle w:val="000000000000" w:firstRow="0" w:lastRow="0" w:firstColumn="0" w:lastColumn="0" w:oddVBand="0" w:evenVBand="0" w:oddHBand="0" w:evenHBand="0" w:firstRowFirstColumn="0" w:firstRowLastColumn="0" w:lastRowFirstColumn="0" w:lastRowLastColumn="0"/>
              <w:rPr>
                <w:lang w:val="sr-Cyrl-RS"/>
              </w:rPr>
            </w:pPr>
            <w:ins w:id="3" w:author="Настасија Аврамовић" w:date="2022-06-18T14:16:00Z">
              <w:r>
                <w:rPr>
                  <w:lang w:val="sr-Cyrl-RS"/>
                </w:rPr>
                <w:t>Измењено све по упутствима из комент</w:t>
              </w:r>
            </w:ins>
            <w:ins w:id="4" w:author="Настасија Аврамовић" w:date="2022-06-18T14:17:00Z">
              <w:r>
                <w:rPr>
                  <w:lang w:val="sr-Cyrl-RS"/>
                </w:rPr>
                <w:t>ара</w:t>
              </w:r>
            </w:ins>
          </w:p>
        </w:tc>
      </w:tr>
      <w:tr w:rsidR="005B0D5C" w:rsidRPr="00880042" w14:paraId="5021B739" w14:textId="77777777" w:rsidTr="00BD2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pct"/>
            <w:vAlign w:val="center"/>
          </w:tcPr>
          <w:p w14:paraId="7DF9A34D" w14:textId="19A8E895" w:rsidR="005B0D5C" w:rsidRPr="005B0D5C" w:rsidRDefault="005B0D5C" w:rsidP="005F532C">
            <w:pPr>
              <w:jc w:val="left"/>
              <w:rPr>
                <w:b w:val="0"/>
                <w:lang w:val="sr-Cyrl-RS"/>
              </w:rPr>
            </w:pPr>
          </w:p>
        </w:tc>
        <w:tc>
          <w:tcPr>
            <w:cnfStyle w:val="000010000000" w:firstRow="0" w:lastRow="0" w:firstColumn="0" w:lastColumn="0" w:oddVBand="1" w:evenVBand="0" w:oddHBand="0" w:evenHBand="0" w:firstRowFirstColumn="0" w:firstRowLastColumn="0" w:lastRowFirstColumn="0" w:lastRowLastColumn="0"/>
            <w:tcW w:w="526" w:type="pct"/>
            <w:vAlign w:val="center"/>
          </w:tcPr>
          <w:p w14:paraId="6CFAAAFE" w14:textId="396603B4" w:rsidR="005B0D5C" w:rsidRPr="005B0D5C" w:rsidRDefault="005B0D5C" w:rsidP="005F532C">
            <w:pPr>
              <w:jc w:val="left"/>
              <w:rPr>
                <w:lang w:val="sr-Cyrl-RS"/>
              </w:rPr>
            </w:pPr>
          </w:p>
        </w:tc>
        <w:tc>
          <w:tcPr>
            <w:tcW w:w="3941" w:type="pct"/>
            <w:vAlign w:val="center"/>
          </w:tcPr>
          <w:p w14:paraId="677ED35F" w14:textId="69F6BAB8" w:rsidR="005B0D5C" w:rsidRPr="005B0D5C" w:rsidRDefault="005B0D5C" w:rsidP="005F532C">
            <w:pPr>
              <w:jc w:val="left"/>
              <w:cnfStyle w:val="000000100000" w:firstRow="0" w:lastRow="0" w:firstColumn="0" w:lastColumn="0" w:oddVBand="0" w:evenVBand="0" w:oddHBand="1" w:evenHBand="0" w:firstRowFirstColumn="0" w:firstRowLastColumn="0" w:lastRowFirstColumn="0" w:lastRowLastColumn="0"/>
              <w:rPr>
                <w:lang w:val="sr-Cyrl-RS"/>
              </w:rPr>
            </w:pPr>
          </w:p>
        </w:tc>
      </w:tr>
      <w:tr w:rsidR="005B0D5C" w:rsidRPr="00880042" w14:paraId="411ED284" w14:textId="77777777" w:rsidTr="00BD27A9">
        <w:tc>
          <w:tcPr>
            <w:cnfStyle w:val="001000000000" w:firstRow="0" w:lastRow="0" w:firstColumn="1" w:lastColumn="0" w:oddVBand="0" w:evenVBand="0" w:oddHBand="0" w:evenHBand="0" w:firstRowFirstColumn="0" w:firstRowLastColumn="0" w:lastRowFirstColumn="0" w:lastRowLastColumn="0"/>
            <w:tcW w:w="533" w:type="pct"/>
            <w:vAlign w:val="center"/>
          </w:tcPr>
          <w:p w14:paraId="387ED44F" w14:textId="77777777" w:rsidR="005B0D5C" w:rsidRPr="005B0D5C" w:rsidRDefault="005B0D5C" w:rsidP="005F532C">
            <w:pPr>
              <w:jc w:val="left"/>
              <w:rPr>
                <w:lang w:val="sr-Cyrl-RS"/>
              </w:rPr>
            </w:pPr>
          </w:p>
        </w:tc>
        <w:tc>
          <w:tcPr>
            <w:cnfStyle w:val="000010000000" w:firstRow="0" w:lastRow="0" w:firstColumn="0" w:lastColumn="0" w:oddVBand="1" w:evenVBand="0" w:oddHBand="0" w:evenHBand="0" w:firstRowFirstColumn="0" w:firstRowLastColumn="0" w:lastRowFirstColumn="0" w:lastRowLastColumn="0"/>
            <w:tcW w:w="526" w:type="pct"/>
            <w:vAlign w:val="center"/>
          </w:tcPr>
          <w:p w14:paraId="74A3A2ED" w14:textId="7FEF6DF2" w:rsidR="005B0D5C" w:rsidRPr="005B0D5C" w:rsidRDefault="005B0D5C" w:rsidP="005F532C">
            <w:pPr>
              <w:jc w:val="left"/>
              <w:rPr>
                <w:lang w:val="sr-Cyrl-RS"/>
              </w:rPr>
            </w:pPr>
          </w:p>
        </w:tc>
        <w:tc>
          <w:tcPr>
            <w:tcW w:w="3941" w:type="pct"/>
            <w:vAlign w:val="center"/>
          </w:tcPr>
          <w:p w14:paraId="44AE6232" w14:textId="77777777" w:rsidR="005B0D5C" w:rsidRPr="005B0D5C" w:rsidRDefault="005B0D5C" w:rsidP="005F532C">
            <w:pPr>
              <w:jc w:val="left"/>
              <w:cnfStyle w:val="000000000000" w:firstRow="0" w:lastRow="0" w:firstColumn="0" w:lastColumn="0" w:oddVBand="0" w:evenVBand="0" w:oddHBand="0" w:evenHBand="0" w:firstRowFirstColumn="0" w:firstRowLastColumn="0" w:lastRowFirstColumn="0" w:lastRowLastColumn="0"/>
              <w:rPr>
                <w:lang w:val="sr-Cyrl-RS"/>
              </w:rPr>
            </w:pPr>
          </w:p>
        </w:tc>
      </w:tr>
    </w:tbl>
    <w:p w14:paraId="5063322A" w14:textId="77777777" w:rsidR="00AC04D6" w:rsidRDefault="00AC04D6" w:rsidP="00531877">
      <w:pPr>
        <w:rPr>
          <w:lang w:val="sr-Cyrl-RS"/>
        </w:rPr>
      </w:pPr>
    </w:p>
    <w:p w14:paraId="68932B84" w14:textId="77777777" w:rsidR="00531877" w:rsidRDefault="00531877">
      <w:pPr>
        <w:rPr>
          <w:lang w:val="sr-Cyrl-RS"/>
        </w:rPr>
      </w:pPr>
      <w:r>
        <w:rPr>
          <w:lang w:val="sr-Cyrl-RS"/>
        </w:rPr>
        <w:br w:type="page"/>
      </w:r>
    </w:p>
    <w:bookmarkStart w:id="5" w:name="_Toc100520620" w:displacedByCustomXml="next"/>
    <w:sdt>
      <w:sdtPr>
        <w:rPr>
          <w:rFonts w:asciiTheme="minorHAnsi" w:eastAsiaTheme="minorEastAsia" w:hAnsiTheme="minorHAnsi" w:cstheme="minorBidi"/>
          <w:b w:val="0"/>
          <w:bCs w:val="0"/>
          <w:caps w:val="0"/>
          <w:spacing w:val="0"/>
          <w:sz w:val="22"/>
          <w:szCs w:val="22"/>
        </w:rPr>
        <w:id w:val="-912004697"/>
        <w:docPartObj>
          <w:docPartGallery w:val="Table of Contents"/>
          <w:docPartUnique/>
        </w:docPartObj>
      </w:sdtPr>
      <w:sdtEndPr>
        <w:rPr>
          <w:noProof/>
        </w:rPr>
      </w:sdtEndPr>
      <w:sdtContent>
        <w:p w14:paraId="23566E74" w14:textId="55A1B7B7" w:rsidR="001432FE" w:rsidRPr="001432FE" w:rsidRDefault="001432FE" w:rsidP="00C220A6">
          <w:pPr>
            <w:pStyle w:val="Heading1"/>
            <w:rPr>
              <w:lang w:val="sr-Cyrl-RS"/>
            </w:rPr>
          </w:pPr>
          <w:r>
            <w:rPr>
              <w:lang w:val="sr-Cyrl-RS"/>
            </w:rPr>
            <w:t>Садржај</w:t>
          </w:r>
          <w:bookmarkEnd w:id="5"/>
          <w:r w:rsidR="00F02BDC">
            <w:rPr>
              <w:lang w:val="sr-Cyrl-RS"/>
            </w:rPr>
            <w:t xml:space="preserve"> </w:t>
          </w:r>
        </w:p>
        <w:p w14:paraId="209F939D" w14:textId="291CD0F9" w:rsidR="00D42C33" w:rsidRDefault="001432FE">
          <w:pPr>
            <w:pStyle w:val="TOC1"/>
            <w:rPr>
              <w:noProof/>
            </w:rPr>
          </w:pPr>
          <w:r>
            <w:fldChar w:fldCharType="begin"/>
          </w:r>
          <w:r>
            <w:instrText xml:space="preserve"> TOC \o "1-3" \h \z \u </w:instrText>
          </w:r>
          <w:r>
            <w:fldChar w:fldCharType="separate"/>
          </w:r>
          <w:hyperlink w:anchor="_Toc100520619" w:history="1">
            <w:r w:rsidR="00D42C33" w:rsidRPr="00093E00">
              <w:rPr>
                <w:rStyle w:val="Hyperlink"/>
                <w:noProof/>
                <w:lang w:val="sr-Cyrl-RS"/>
              </w:rPr>
              <w:t>1</w:t>
            </w:r>
            <w:r w:rsidR="00D42C33">
              <w:rPr>
                <w:noProof/>
              </w:rPr>
              <w:tab/>
            </w:r>
            <w:r w:rsidR="00D42C33" w:rsidRPr="00093E00">
              <w:rPr>
                <w:rStyle w:val="Hyperlink"/>
                <w:noProof/>
                <w:lang w:val="sr-Cyrl-RS"/>
              </w:rPr>
              <w:t>Записник ревизија</w:t>
            </w:r>
            <w:r w:rsidR="00D42C33">
              <w:rPr>
                <w:noProof/>
                <w:webHidden/>
              </w:rPr>
              <w:tab/>
            </w:r>
            <w:r w:rsidR="00D42C33">
              <w:rPr>
                <w:noProof/>
                <w:webHidden/>
              </w:rPr>
              <w:fldChar w:fldCharType="begin"/>
            </w:r>
            <w:r w:rsidR="00D42C33">
              <w:rPr>
                <w:noProof/>
                <w:webHidden/>
              </w:rPr>
              <w:instrText xml:space="preserve"> PAGEREF _Toc100520619 \h </w:instrText>
            </w:r>
            <w:r w:rsidR="00D42C33">
              <w:rPr>
                <w:noProof/>
                <w:webHidden/>
              </w:rPr>
            </w:r>
            <w:r w:rsidR="00D42C33">
              <w:rPr>
                <w:noProof/>
                <w:webHidden/>
              </w:rPr>
              <w:fldChar w:fldCharType="separate"/>
            </w:r>
            <w:r w:rsidR="00D42C33">
              <w:rPr>
                <w:noProof/>
                <w:webHidden/>
              </w:rPr>
              <w:t>2</w:t>
            </w:r>
            <w:r w:rsidR="00D42C33">
              <w:rPr>
                <w:noProof/>
                <w:webHidden/>
              </w:rPr>
              <w:fldChar w:fldCharType="end"/>
            </w:r>
          </w:hyperlink>
        </w:p>
        <w:p w14:paraId="24EEBBD0" w14:textId="0981057B" w:rsidR="00D42C33" w:rsidRDefault="00E075C3">
          <w:pPr>
            <w:pStyle w:val="TOC1"/>
            <w:rPr>
              <w:noProof/>
            </w:rPr>
          </w:pPr>
          <w:hyperlink w:anchor="_Toc100520620" w:history="1">
            <w:r w:rsidR="00D42C33" w:rsidRPr="00093E00">
              <w:rPr>
                <w:rStyle w:val="Hyperlink"/>
                <w:noProof/>
                <w:lang w:val="sr-Cyrl-RS"/>
              </w:rPr>
              <w:t>2</w:t>
            </w:r>
            <w:r w:rsidR="00D42C33">
              <w:rPr>
                <w:noProof/>
              </w:rPr>
              <w:tab/>
            </w:r>
            <w:r w:rsidR="00D42C33" w:rsidRPr="00093E00">
              <w:rPr>
                <w:rStyle w:val="Hyperlink"/>
                <w:noProof/>
                <w:lang w:val="sr-Cyrl-RS"/>
              </w:rPr>
              <w:t>Садржај</w:t>
            </w:r>
            <w:r w:rsidR="00D42C33">
              <w:rPr>
                <w:noProof/>
                <w:webHidden/>
              </w:rPr>
              <w:tab/>
            </w:r>
            <w:r w:rsidR="00D42C33">
              <w:rPr>
                <w:noProof/>
                <w:webHidden/>
              </w:rPr>
              <w:fldChar w:fldCharType="begin"/>
            </w:r>
            <w:r w:rsidR="00D42C33">
              <w:rPr>
                <w:noProof/>
                <w:webHidden/>
              </w:rPr>
              <w:instrText xml:space="preserve"> PAGEREF _Toc100520620 \h </w:instrText>
            </w:r>
            <w:r w:rsidR="00D42C33">
              <w:rPr>
                <w:noProof/>
                <w:webHidden/>
              </w:rPr>
            </w:r>
            <w:r w:rsidR="00D42C33">
              <w:rPr>
                <w:noProof/>
                <w:webHidden/>
              </w:rPr>
              <w:fldChar w:fldCharType="separate"/>
            </w:r>
            <w:r w:rsidR="00D42C33">
              <w:rPr>
                <w:noProof/>
                <w:webHidden/>
              </w:rPr>
              <w:t>3</w:t>
            </w:r>
            <w:r w:rsidR="00D42C33">
              <w:rPr>
                <w:noProof/>
                <w:webHidden/>
              </w:rPr>
              <w:fldChar w:fldCharType="end"/>
            </w:r>
          </w:hyperlink>
        </w:p>
        <w:p w14:paraId="75A7E2DE" w14:textId="4FDA4AEF" w:rsidR="00D42C33" w:rsidRDefault="00E075C3">
          <w:pPr>
            <w:pStyle w:val="TOC1"/>
            <w:rPr>
              <w:noProof/>
            </w:rPr>
          </w:pPr>
          <w:hyperlink w:anchor="_Toc100520621" w:history="1">
            <w:r w:rsidR="00D42C33" w:rsidRPr="00093E00">
              <w:rPr>
                <w:rStyle w:val="Hyperlink"/>
                <w:noProof/>
                <w:lang w:val="sr-Cyrl-RS"/>
              </w:rPr>
              <w:t>1.</w:t>
            </w:r>
            <w:r w:rsidR="00D42C33">
              <w:rPr>
                <w:noProof/>
              </w:rPr>
              <w:tab/>
            </w:r>
            <w:r w:rsidR="00D42C33" w:rsidRPr="00093E00">
              <w:rPr>
                <w:rStyle w:val="Hyperlink"/>
                <w:noProof/>
                <w:lang w:val="sr-Cyrl-RS"/>
              </w:rPr>
              <w:t>Увод</w:t>
            </w:r>
            <w:r w:rsidR="00D42C33">
              <w:rPr>
                <w:noProof/>
                <w:webHidden/>
              </w:rPr>
              <w:tab/>
            </w:r>
            <w:r w:rsidR="00D42C33">
              <w:rPr>
                <w:noProof/>
                <w:webHidden/>
              </w:rPr>
              <w:fldChar w:fldCharType="begin"/>
            </w:r>
            <w:r w:rsidR="00D42C33">
              <w:rPr>
                <w:noProof/>
                <w:webHidden/>
              </w:rPr>
              <w:instrText xml:space="preserve"> PAGEREF _Toc100520621 \h </w:instrText>
            </w:r>
            <w:r w:rsidR="00D42C33">
              <w:rPr>
                <w:noProof/>
                <w:webHidden/>
              </w:rPr>
            </w:r>
            <w:r w:rsidR="00D42C33">
              <w:rPr>
                <w:noProof/>
                <w:webHidden/>
              </w:rPr>
              <w:fldChar w:fldCharType="separate"/>
            </w:r>
            <w:r w:rsidR="00D42C33">
              <w:rPr>
                <w:noProof/>
                <w:webHidden/>
              </w:rPr>
              <w:t>4</w:t>
            </w:r>
            <w:r w:rsidR="00D42C33">
              <w:rPr>
                <w:noProof/>
                <w:webHidden/>
              </w:rPr>
              <w:fldChar w:fldCharType="end"/>
            </w:r>
          </w:hyperlink>
        </w:p>
        <w:p w14:paraId="44B7435A" w14:textId="4EEF665A" w:rsidR="00D42C33" w:rsidRDefault="00E075C3">
          <w:pPr>
            <w:pStyle w:val="TOC2"/>
            <w:tabs>
              <w:tab w:val="left" w:pos="880"/>
              <w:tab w:val="right" w:leader="dot" w:pos="9350"/>
            </w:tabs>
            <w:rPr>
              <w:noProof/>
            </w:rPr>
          </w:pPr>
          <w:hyperlink w:anchor="_Toc100520622" w:history="1">
            <w:r w:rsidR="00D42C33" w:rsidRPr="00093E00">
              <w:rPr>
                <w:rStyle w:val="Hyperlink"/>
                <w:noProof/>
                <w:lang w:val="sr-Cyrl-RS"/>
              </w:rPr>
              <w:t>1.1.</w:t>
            </w:r>
            <w:r w:rsidR="00D42C33">
              <w:rPr>
                <w:noProof/>
              </w:rPr>
              <w:tab/>
            </w:r>
            <w:r w:rsidR="00D42C33" w:rsidRPr="00093E00">
              <w:rPr>
                <w:rStyle w:val="Hyperlink"/>
                <w:noProof/>
                <w:lang w:val="sr-Cyrl-RS"/>
              </w:rPr>
              <w:t>Визија</w:t>
            </w:r>
            <w:r w:rsidR="00D42C33">
              <w:rPr>
                <w:noProof/>
                <w:webHidden/>
              </w:rPr>
              <w:tab/>
            </w:r>
            <w:r w:rsidR="00D42C33">
              <w:rPr>
                <w:noProof/>
                <w:webHidden/>
              </w:rPr>
              <w:fldChar w:fldCharType="begin"/>
            </w:r>
            <w:r w:rsidR="00D42C33">
              <w:rPr>
                <w:noProof/>
                <w:webHidden/>
              </w:rPr>
              <w:instrText xml:space="preserve"> PAGEREF _Toc100520622 \h </w:instrText>
            </w:r>
            <w:r w:rsidR="00D42C33">
              <w:rPr>
                <w:noProof/>
                <w:webHidden/>
              </w:rPr>
            </w:r>
            <w:r w:rsidR="00D42C33">
              <w:rPr>
                <w:noProof/>
                <w:webHidden/>
              </w:rPr>
              <w:fldChar w:fldCharType="separate"/>
            </w:r>
            <w:r w:rsidR="00D42C33">
              <w:rPr>
                <w:noProof/>
                <w:webHidden/>
              </w:rPr>
              <w:t>4</w:t>
            </w:r>
            <w:r w:rsidR="00D42C33">
              <w:rPr>
                <w:noProof/>
                <w:webHidden/>
              </w:rPr>
              <w:fldChar w:fldCharType="end"/>
            </w:r>
          </w:hyperlink>
        </w:p>
        <w:p w14:paraId="459FB254" w14:textId="48C8C698" w:rsidR="00D42C33" w:rsidRDefault="00E075C3">
          <w:pPr>
            <w:pStyle w:val="TOC2"/>
            <w:tabs>
              <w:tab w:val="left" w:pos="880"/>
              <w:tab w:val="right" w:leader="dot" w:pos="9350"/>
            </w:tabs>
            <w:rPr>
              <w:noProof/>
            </w:rPr>
          </w:pPr>
          <w:hyperlink w:anchor="_Toc100520623" w:history="1">
            <w:r w:rsidR="00D42C33" w:rsidRPr="00093E00">
              <w:rPr>
                <w:rStyle w:val="Hyperlink"/>
                <w:noProof/>
                <w:lang w:val="sr-Cyrl-RS"/>
              </w:rPr>
              <w:t>1.2.</w:t>
            </w:r>
            <w:r w:rsidR="00D42C33">
              <w:rPr>
                <w:noProof/>
              </w:rPr>
              <w:tab/>
            </w:r>
            <w:r w:rsidR="00D42C33" w:rsidRPr="00093E00">
              <w:rPr>
                <w:rStyle w:val="Hyperlink"/>
                <w:noProof/>
                <w:lang w:val="sr-Cyrl-RS"/>
              </w:rPr>
              <w:t>Мисија</w:t>
            </w:r>
            <w:r w:rsidR="00D42C33">
              <w:rPr>
                <w:noProof/>
                <w:webHidden/>
              </w:rPr>
              <w:tab/>
            </w:r>
            <w:r w:rsidR="00D42C33">
              <w:rPr>
                <w:noProof/>
                <w:webHidden/>
              </w:rPr>
              <w:fldChar w:fldCharType="begin"/>
            </w:r>
            <w:r w:rsidR="00D42C33">
              <w:rPr>
                <w:noProof/>
                <w:webHidden/>
              </w:rPr>
              <w:instrText xml:space="preserve"> PAGEREF _Toc100520623 \h </w:instrText>
            </w:r>
            <w:r w:rsidR="00D42C33">
              <w:rPr>
                <w:noProof/>
                <w:webHidden/>
              </w:rPr>
            </w:r>
            <w:r w:rsidR="00D42C33">
              <w:rPr>
                <w:noProof/>
                <w:webHidden/>
              </w:rPr>
              <w:fldChar w:fldCharType="separate"/>
            </w:r>
            <w:r w:rsidR="00D42C33">
              <w:rPr>
                <w:noProof/>
                <w:webHidden/>
              </w:rPr>
              <w:t>4</w:t>
            </w:r>
            <w:r w:rsidR="00D42C33">
              <w:rPr>
                <w:noProof/>
                <w:webHidden/>
              </w:rPr>
              <w:fldChar w:fldCharType="end"/>
            </w:r>
          </w:hyperlink>
        </w:p>
        <w:p w14:paraId="1A892A2B" w14:textId="3C235FC5" w:rsidR="00D42C33" w:rsidRDefault="00E075C3">
          <w:pPr>
            <w:pStyle w:val="TOC1"/>
            <w:rPr>
              <w:noProof/>
            </w:rPr>
          </w:pPr>
          <w:hyperlink w:anchor="_Toc100520624" w:history="1">
            <w:r w:rsidR="00D42C33" w:rsidRPr="00093E00">
              <w:rPr>
                <w:rStyle w:val="Hyperlink"/>
                <w:noProof/>
                <w:lang w:val="sr-Cyrl-RS"/>
              </w:rPr>
              <w:t>2.</w:t>
            </w:r>
            <w:r w:rsidR="00D42C33">
              <w:rPr>
                <w:noProof/>
              </w:rPr>
              <w:tab/>
            </w:r>
            <w:r w:rsidR="00D42C33" w:rsidRPr="00093E00">
              <w:rPr>
                <w:rStyle w:val="Hyperlink"/>
                <w:noProof/>
                <w:lang w:val="sr-Cyrl-RS"/>
              </w:rPr>
              <w:t>Пословни модел</w:t>
            </w:r>
            <w:r w:rsidR="00D42C33">
              <w:rPr>
                <w:noProof/>
                <w:webHidden/>
              </w:rPr>
              <w:tab/>
            </w:r>
            <w:r w:rsidR="00D42C33">
              <w:rPr>
                <w:noProof/>
                <w:webHidden/>
              </w:rPr>
              <w:fldChar w:fldCharType="begin"/>
            </w:r>
            <w:r w:rsidR="00D42C33">
              <w:rPr>
                <w:noProof/>
                <w:webHidden/>
              </w:rPr>
              <w:instrText xml:space="preserve"> PAGEREF _Toc100520624 \h </w:instrText>
            </w:r>
            <w:r w:rsidR="00D42C33">
              <w:rPr>
                <w:noProof/>
                <w:webHidden/>
              </w:rPr>
            </w:r>
            <w:r w:rsidR="00D42C33">
              <w:rPr>
                <w:noProof/>
                <w:webHidden/>
              </w:rPr>
              <w:fldChar w:fldCharType="separate"/>
            </w:r>
            <w:r w:rsidR="00D42C33">
              <w:rPr>
                <w:noProof/>
                <w:webHidden/>
              </w:rPr>
              <w:t>5</w:t>
            </w:r>
            <w:r w:rsidR="00D42C33">
              <w:rPr>
                <w:noProof/>
                <w:webHidden/>
              </w:rPr>
              <w:fldChar w:fldCharType="end"/>
            </w:r>
          </w:hyperlink>
        </w:p>
        <w:p w14:paraId="1B236B72" w14:textId="03029B30" w:rsidR="00D42C33" w:rsidRDefault="00E075C3">
          <w:pPr>
            <w:pStyle w:val="TOC2"/>
            <w:tabs>
              <w:tab w:val="left" w:pos="880"/>
              <w:tab w:val="right" w:leader="dot" w:pos="9350"/>
            </w:tabs>
            <w:rPr>
              <w:noProof/>
            </w:rPr>
          </w:pPr>
          <w:hyperlink w:anchor="_Toc100520625" w:history="1">
            <w:r w:rsidR="00D42C33" w:rsidRPr="00093E00">
              <w:rPr>
                <w:rStyle w:val="Hyperlink"/>
                <w:noProof/>
                <w:lang w:val="sr-Cyrl-RS"/>
              </w:rPr>
              <w:t>2.1.</w:t>
            </w:r>
            <w:r w:rsidR="00D42C33">
              <w:rPr>
                <w:noProof/>
              </w:rPr>
              <w:tab/>
            </w:r>
            <w:r w:rsidR="00D42C33" w:rsidRPr="00093E00">
              <w:rPr>
                <w:rStyle w:val="Hyperlink"/>
                <w:noProof/>
                <w:lang w:val="sr-Cyrl-RS"/>
              </w:rPr>
              <w:t>Кориснички сегменти</w:t>
            </w:r>
            <w:r w:rsidR="00D42C33">
              <w:rPr>
                <w:noProof/>
                <w:webHidden/>
              </w:rPr>
              <w:tab/>
            </w:r>
            <w:r w:rsidR="00D42C33">
              <w:rPr>
                <w:noProof/>
                <w:webHidden/>
              </w:rPr>
              <w:fldChar w:fldCharType="begin"/>
            </w:r>
            <w:r w:rsidR="00D42C33">
              <w:rPr>
                <w:noProof/>
                <w:webHidden/>
              </w:rPr>
              <w:instrText xml:space="preserve"> PAGEREF _Toc100520625 \h </w:instrText>
            </w:r>
            <w:r w:rsidR="00D42C33">
              <w:rPr>
                <w:noProof/>
                <w:webHidden/>
              </w:rPr>
            </w:r>
            <w:r w:rsidR="00D42C33">
              <w:rPr>
                <w:noProof/>
                <w:webHidden/>
              </w:rPr>
              <w:fldChar w:fldCharType="separate"/>
            </w:r>
            <w:r w:rsidR="00D42C33">
              <w:rPr>
                <w:noProof/>
                <w:webHidden/>
              </w:rPr>
              <w:t>5</w:t>
            </w:r>
            <w:r w:rsidR="00D42C33">
              <w:rPr>
                <w:noProof/>
                <w:webHidden/>
              </w:rPr>
              <w:fldChar w:fldCharType="end"/>
            </w:r>
          </w:hyperlink>
        </w:p>
        <w:p w14:paraId="38DDB441" w14:textId="2C7CA9CE" w:rsidR="00D42C33" w:rsidRDefault="00E075C3">
          <w:pPr>
            <w:pStyle w:val="TOC2"/>
            <w:tabs>
              <w:tab w:val="left" w:pos="880"/>
              <w:tab w:val="right" w:leader="dot" w:pos="9350"/>
            </w:tabs>
            <w:rPr>
              <w:noProof/>
            </w:rPr>
          </w:pPr>
          <w:hyperlink w:anchor="_Toc100520626" w:history="1">
            <w:r w:rsidR="00D42C33" w:rsidRPr="00093E00">
              <w:rPr>
                <w:rStyle w:val="Hyperlink"/>
                <w:noProof/>
                <w:lang w:val="sr-Cyrl-RS"/>
              </w:rPr>
              <w:t>2.2.</w:t>
            </w:r>
            <w:r w:rsidR="00D42C33">
              <w:rPr>
                <w:noProof/>
              </w:rPr>
              <w:tab/>
            </w:r>
            <w:r w:rsidR="00D42C33" w:rsidRPr="00093E00">
              <w:rPr>
                <w:rStyle w:val="Hyperlink"/>
                <w:noProof/>
                <w:lang w:val="sr-Cyrl-RS"/>
              </w:rPr>
              <w:t>Предлози вредности</w:t>
            </w:r>
            <w:r w:rsidR="00D42C33">
              <w:rPr>
                <w:noProof/>
                <w:webHidden/>
              </w:rPr>
              <w:tab/>
            </w:r>
            <w:r w:rsidR="00D42C33">
              <w:rPr>
                <w:noProof/>
                <w:webHidden/>
              </w:rPr>
              <w:fldChar w:fldCharType="begin"/>
            </w:r>
            <w:r w:rsidR="00D42C33">
              <w:rPr>
                <w:noProof/>
                <w:webHidden/>
              </w:rPr>
              <w:instrText xml:space="preserve"> PAGEREF _Toc100520626 \h </w:instrText>
            </w:r>
            <w:r w:rsidR="00D42C33">
              <w:rPr>
                <w:noProof/>
                <w:webHidden/>
              </w:rPr>
            </w:r>
            <w:r w:rsidR="00D42C33">
              <w:rPr>
                <w:noProof/>
                <w:webHidden/>
              </w:rPr>
              <w:fldChar w:fldCharType="separate"/>
            </w:r>
            <w:r w:rsidR="00D42C33">
              <w:rPr>
                <w:noProof/>
                <w:webHidden/>
              </w:rPr>
              <w:t>6</w:t>
            </w:r>
            <w:r w:rsidR="00D42C33">
              <w:rPr>
                <w:noProof/>
                <w:webHidden/>
              </w:rPr>
              <w:fldChar w:fldCharType="end"/>
            </w:r>
          </w:hyperlink>
        </w:p>
        <w:p w14:paraId="2C58F22A" w14:textId="6D375FE2" w:rsidR="00D42C33" w:rsidRDefault="00E075C3">
          <w:pPr>
            <w:pStyle w:val="TOC2"/>
            <w:tabs>
              <w:tab w:val="left" w:pos="880"/>
              <w:tab w:val="right" w:leader="dot" w:pos="9350"/>
            </w:tabs>
            <w:rPr>
              <w:noProof/>
            </w:rPr>
          </w:pPr>
          <w:hyperlink w:anchor="_Toc100520627" w:history="1">
            <w:r w:rsidR="00D42C33" w:rsidRPr="00093E00">
              <w:rPr>
                <w:rStyle w:val="Hyperlink"/>
                <w:noProof/>
                <w:lang w:val="sr-Cyrl-RS"/>
              </w:rPr>
              <w:t>2.3.</w:t>
            </w:r>
            <w:r w:rsidR="00D42C33">
              <w:rPr>
                <w:noProof/>
              </w:rPr>
              <w:tab/>
            </w:r>
            <w:r w:rsidR="00D42C33" w:rsidRPr="00093E00">
              <w:rPr>
                <w:rStyle w:val="Hyperlink"/>
                <w:noProof/>
                <w:lang w:val="sr-Cyrl-RS"/>
              </w:rPr>
              <w:t>Канали дистрибуције</w:t>
            </w:r>
            <w:r w:rsidR="00D42C33">
              <w:rPr>
                <w:noProof/>
                <w:webHidden/>
              </w:rPr>
              <w:tab/>
            </w:r>
            <w:r w:rsidR="00D42C33">
              <w:rPr>
                <w:noProof/>
                <w:webHidden/>
              </w:rPr>
              <w:fldChar w:fldCharType="begin"/>
            </w:r>
            <w:r w:rsidR="00D42C33">
              <w:rPr>
                <w:noProof/>
                <w:webHidden/>
              </w:rPr>
              <w:instrText xml:space="preserve"> PAGEREF _Toc100520627 \h </w:instrText>
            </w:r>
            <w:r w:rsidR="00D42C33">
              <w:rPr>
                <w:noProof/>
                <w:webHidden/>
              </w:rPr>
            </w:r>
            <w:r w:rsidR="00D42C33">
              <w:rPr>
                <w:noProof/>
                <w:webHidden/>
              </w:rPr>
              <w:fldChar w:fldCharType="separate"/>
            </w:r>
            <w:r w:rsidR="00D42C33">
              <w:rPr>
                <w:noProof/>
                <w:webHidden/>
              </w:rPr>
              <w:t>6</w:t>
            </w:r>
            <w:r w:rsidR="00D42C33">
              <w:rPr>
                <w:noProof/>
                <w:webHidden/>
              </w:rPr>
              <w:fldChar w:fldCharType="end"/>
            </w:r>
          </w:hyperlink>
        </w:p>
        <w:p w14:paraId="6B4EF2D9" w14:textId="2C3027E5" w:rsidR="00D42C33" w:rsidRDefault="00E075C3">
          <w:pPr>
            <w:pStyle w:val="TOC2"/>
            <w:tabs>
              <w:tab w:val="left" w:pos="880"/>
              <w:tab w:val="right" w:leader="dot" w:pos="9350"/>
            </w:tabs>
            <w:rPr>
              <w:noProof/>
            </w:rPr>
          </w:pPr>
          <w:hyperlink w:anchor="_Toc100520628" w:history="1">
            <w:r w:rsidR="00D42C33" w:rsidRPr="00093E00">
              <w:rPr>
                <w:rStyle w:val="Hyperlink"/>
                <w:noProof/>
                <w:lang w:val="sr-Cyrl-RS"/>
              </w:rPr>
              <w:t>2.4.</w:t>
            </w:r>
            <w:r w:rsidR="00D42C33">
              <w:rPr>
                <w:noProof/>
              </w:rPr>
              <w:tab/>
            </w:r>
            <w:r w:rsidR="00D42C33" w:rsidRPr="00093E00">
              <w:rPr>
                <w:rStyle w:val="Hyperlink"/>
                <w:noProof/>
                <w:lang w:val="sr-Cyrl-RS"/>
              </w:rPr>
              <w:t>Односи са корисницима</w:t>
            </w:r>
            <w:r w:rsidR="00D42C33">
              <w:rPr>
                <w:noProof/>
                <w:webHidden/>
              </w:rPr>
              <w:tab/>
            </w:r>
            <w:r w:rsidR="00D42C33">
              <w:rPr>
                <w:noProof/>
                <w:webHidden/>
              </w:rPr>
              <w:fldChar w:fldCharType="begin"/>
            </w:r>
            <w:r w:rsidR="00D42C33">
              <w:rPr>
                <w:noProof/>
                <w:webHidden/>
              </w:rPr>
              <w:instrText xml:space="preserve"> PAGEREF _Toc100520628 \h </w:instrText>
            </w:r>
            <w:r w:rsidR="00D42C33">
              <w:rPr>
                <w:noProof/>
                <w:webHidden/>
              </w:rPr>
            </w:r>
            <w:r w:rsidR="00D42C33">
              <w:rPr>
                <w:noProof/>
                <w:webHidden/>
              </w:rPr>
              <w:fldChar w:fldCharType="separate"/>
            </w:r>
            <w:r w:rsidR="00D42C33">
              <w:rPr>
                <w:noProof/>
                <w:webHidden/>
              </w:rPr>
              <w:t>7</w:t>
            </w:r>
            <w:r w:rsidR="00D42C33">
              <w:rPr>
                <w:noProof/>
                <w:webHidden/>
              </w:rPr>
              <w:fldChar w:fldCharType="end"/>
            </w:r>
          </w:hyperlink>
        </w:p>
        <w:p w14:paraId="4EC75482" w14:textId="3C0DFFCE" w:rsidR="00D42C33" w:rsidRDefault="00E075C3">
          <w:pPr>
            <w:pStyle w:val="TOC2"/>
            <w:tabs>
              <w:tab w:val="left" w:pos="880"/>
              <w:tab w:val="right" w:leader="dot" w:pos="9350"/>
            </w:tabs>
            <w:rPr>
              <w:noProof/>
            </w:rPr>
          </w:pPr>
          <w:hyperlink w:anchor="_Toc100520629" w:history="1">
            <w:r w:rsidR="00D42C33" w:rsidRPr="00093E00">
              <w:rPr>
                <w:rStyle w:val="Hyperlink"/>
                <w:noProof/>
                <w:lang w:val="sr-Cyrl-RS"/>
              </w:rPr>
              <w:t>2.5.</w:t>
            </w:r>
            <w:r w:rsidR="00D42C33">
              <w:rPr>
                <w:noProof/>
              </w:rPr>
              <w:tab/>
            </w:r>
            <w:r w:rsidR="00D42C33" w:rsidRPr="00093E00">
              <w:rPr>
                <w:rStyle w:val="Hyperlink"/>
                <w:noProof/>
                <w:lang w:val="sr-Cyrl-RS"/>
              </w:rPr>
              <w:t>Токови прихода</w:t>
            </w:r>
            <w:r w:rsidR="00D42C33">
              <w:rPr>
                <w:noProof/>
                <w:webHidden/>
              </w:rPr>
              <w:tab/>
            </w:r>
            <w:r w:rsidR="00D42C33">
              <w:rPr>
                <w:noProof/>
                <w:webHidden/>
              </w:rPr>
              <w:fldChar w:fldCharType="begin"/>
            </w:r>
            <w:r w:rsidR="00D42C33">
              <w:rPr>
                <w:noProof/>
                <w:webHidden/>
              </w:rPr>
              <w:instrText xml:space="preserve"> PAGEREF _Toc100520629 \h </w:instrText>
            </w:r>
            <w:r w:rsidR="00D42C33">
              <w:rPr>
                <w:noProof/>
                <w:webHidden/>
              </w:rPr>
            </w:r>
            <w:r w:rsidR="00D42C33">
              <w:rPr>
                <w:noProof/>
                <w:webHidden/>
              </w:rPr>
              <w:fldChar w:fldCharType="separate"/>
            </w:r>
            <w:r w:rsidR="00D42C33">
              <w:rPr>
                <w:noProof/>
                <w:webHidden/>
              </w:rPr>
              <w:t>7</w:t>
            </w:r>
            <w:r w:rsidR="00D42C33">
              <w:rPr>
                <w:noProof/>
                <w:webHidden/>
              </w:rPr>
              <w:fldChar w:fldCharType="end"/>
            </w:r>
          </w:hyperlink>
        </w:p>
        <w:p w14:paraId="5001EBCC" w14:textId="698B501C" w:rsidR="00D42C33" w:rsidRDefault="00E075C3">
          <w:pPr>
            <w:pStyle w:val="TOC2"/>
            <w:tabs>
              <w:tab w:val="left" w:pos="880"/>
              <w:tab w:val="right" w:leader="dot" w:pos="9350"/>
            </w:tabs>
            <w:rPr>
              <w:noProof/>
            </w:rPr>
          </w:pPr>
          <w:hyperlink w:anchor="_Toc100520630" w:history="1">
            <w:r w:rsidR="00D42C33" w:rsidRPr="00093E00">
              <w:rPr>
                <w:rStyle w:val="Hyperlink"/>
                <w:noProof/>
                <w:lang w:val="sr-Cyrl-RS"/>
              </w:rPr>
              <w:t>2.6.</w:t>
            </w:r>
            <w:r w:rsidR="00D42C33">
              <w:rPr>
                <w:noProof/>
              </w:rPr>
              <w:tab/>
            </w:r>
            <w:r w:rsidR="00D42C33" w:rsidRPr="00093E00">
              <w:rPr>
                <w:rStyle w:val="Hyperlink"/>
                <w:noProof/>
                <w:lang w:val="sr-Cyrl-RS"/>
              </w:rPr>
              <w:t>Кључни ресурси</w:t>
            </w:r>
            <w:r w:rsidR="00D42C33">
              <w:rPr>
                <w:noProof/>
                <w:webHidden/>
              </w:rPr>
              <w:tab/>
            </w:r>
            <w:r w:rsidR="00D42C33">
              <w:rPr>
                <w:noProof/>
                <w:webHidden/>
              </w:rPr>
              <w:fldChar w:fldCharType="begin"/>
            </w:r>
            <w:r w:rsidR="00D42C33">
              <w:rPr>
                <w:noProof/>
                <w:webHidden/>
              </w:rPr>
              <w:instrText xml:space="preserve"> PAGEREF _Toc100520630 \h </w:instrText>
            </w:r>
            <w:r w:rsidR="00D42C33">
              <w:rPr>
                <w:noProof/>
                <w:webHidden/>
              </w:rPr>
            </w:r>
            <w:r w:rsidR="00D42C33">
              <w:rPr>
                <w:noProof/>
                <w:webHidden/>
              </w:rPr>
              <w:fldChar w:fldCharType="separate"/>
            </w:r>
            <w:r w:rsidR="00D42C33">
              <w:rPr>
                <w:noProof/>
                <w:webHidden/>
              </w:rPr>
              <w:t>7</w:t>
            </w:r>
            <w:r w:rsidR="00D42C33">
              <w:rPr>
                <w:noProof/>
                <w:webHidden/>
              </w:rPr>
              <w:fldChar w:fldCharType="end"/>
            </w:r>
          </w:hyperlink>
        </w:p>
        <w:p w14:paraId="74BFD283" w14:textId="6E1732C5" w:rsidR="00D42C33" w:rsidRDefault="00E075C3">
          <w:pPr>
            <w:pStyle w:val="TOC2"/>
            <w:tabs>
              <w:tab w:val="left" w:pos="880"/>
              <w:tab w:val="right" w:leader="dot" w:pos="9350"/>
            </w:tabs>
            <w:rPr>
              <w:noProof/>
            </w:rPr>
          </w:pPr>
          <w:hyperlink w:anchor="_Toc100520631" w:history="1">
            <w:r w:rsidR="00D42C33" w:rsidRPr="00093E00">
              <w:rPr>
                <w:rStyle w:val="Hyperlink"/>
                <w:noProof/>
                <w:lang w:val="sr-Cyrl-RS"/>
              </w:rPr>
              <w:t>2.7.</w:t>
            </w:r>
            <w:r w:rsidR="00D42C33">
              <w:rPr>
                <w:noProof/>
              </w:rPr>
              <w:tab/>
            </w:r>
            <w:r w:rsidR="00D42C33" w:rsidRPr="00093E00">
              <w:rPr>
                <w:rStyle w:val="Hyperlink"/>
                <w:noProof/>
                <w:lang w:val="sr-Cyrl-RS"/>
              </w:rPr>
              <w:t>Кључне активности</w:t>
            </w:r>
            <w:r w:rsidR="00D42C33">
              <w:rPr>
                <w:noProof/>
                <w:webHidden/>
              </w:rPr>
              <w:tab/>
            </w:r>
            <w:r w:rsidR="00D42C33">
              <w:rPr>
                <w:noProof/>
                <w:webHidden/>
              </w:rPr>
              <w:fldChar w:fldCharType="begin"/>
            </w:r>
            <w:r w:rsidR="00D42C33">
              <w:rPr>
                <w:noProof/>
                <w:webHidden/>
              </w:rPr>
              <w:instrText xml:space="preserve"> PAGEREF _Toc100520631 \h </w:instrText>
            </w:r>
            <w:r w:rsidR="00D42C33">
              <w:rPr>
                <w:noProof/>
                <w:webHidden/>
              </w:rPr>
            </w:r>
            <w:r w:rsidR="00D42C33">
              <w:rPr>
                <w:noProof/>
                <w:webHidden/>
              </w:rPr>
              <w:fldChar w:fldCharType="separate"/>
            </w:r>
            <w:r w:rsidR="00D42C33">
              <w:rPr>
                <w:noProof/>
                <w:webHidden/>
              </w:rPr>
              <w:t>8</w:t>
            </w:r>
            <w:r w:rsidR="00D42C33">
              <w:rPr>
                <w:noProof/>
                <w:webHidden/>
              </w:rPr>
              <w:fldChar w:fldCharType="end"/>
            </w:r>
          </w:hyperlink>
        </w:p>
        <w:p w14:paraId="7DFBF0E2" w14:textId="4EE0C9A9" w:rsidR="00D42C33" w:rsidRDefault="00E075C3">
          <w:pPr>
            <w:pStyle w:val="TOC2"/>
            <w:tabs>
              <w:tab w:val="left" w:pos="880"/>
              <w:tab w:val="right" w:leader="dot" w:pos="9350"/>
            </w:tabs>
            <w:rPr>
              <w:noProof/>
            </w:rPr>
          </w:pPr>
          <w:hyperlink w:anchor="_Toc100520632" w:history="1">
            <w:r w:rsidR="00D42C33" w:rsidRPr="00093E00">
              <w:rPr>
                <w:rStyle w:val="Hyperlink"/>
                <w:noProof/>
                <w:lang w:val="sr-Cyrl-RS"/>
              </w:rPr>
              <w:t>2.8.</w:t>
            </w:r>
            <w:r w:rsidR="00D42C33">
              <w:rPr>
                <w:noProof/>
              </w:rPr>
              <w:tab/>
            </w:r>
            <w:r w:rsidR="00D42C33" w:rsidRPr="00093E00">
              <w:rPr>
                <w:rStyle w:val="Hyperlink"/>
                <w:noProof/>
                <w:lang w:val="sr-Cyrl-RS"/>
              </w:rPr>
              <w:t>Кључна партнерства</w:t>
            </w:r>
            <w:r w:rsidR="00D42C33">
              <w:rPr>
                <w:noProof/>
                <w:webHidden/>
              </w:rPr>
              <w:tab/>
            </w:r>
            <w:r w:rsidR="00D42C33">
              <w:rPr>
                <w:noProof/>
                <w:webHidden/>
              </w:rPr>
              <w:fldChar w:fldCharType="begin"/>
            </w:r>
            <w:r w:rsidR="00D42C33">
              <w:rPr>
                <w:noProof/>
                <w:webHidden/>
              </w:rPr>
              <w:instrText xml:space="preserve"> PAGEREF _Toc100520632 \h </w:instrText>
            </w:r>
            <w:r w:rsidR="00D42C33">
              <w:rPr>
                <w:noProof/>
                <w:webHidden/>
              </w:rPr>
            </w:r>
            <w:r w:rsidR="00D42C33">
              <w:rPr>
                <w:noProof/>
                <w:webHidden/>
              </w:rPr>
              <w:fldChar w:fldCharType="separate"/>
            </w:r>
            <w:r w:rsidR="00D42C33">
              <w:rPr>
                <w:noProof/>
                <w:webHidden/>
              </w:rPr>
              <w:t>8</w:t>
            </w:r>
            <w:r w:rsidR="00D42C33">
              <w:rPr>
                <w:noProof/>
                <w:webHidden/>
              </w:rPr>
              <w:fldChar w:fldCharType="end"/>
            </w:r>
          </w:hyperlink>
        </w:p>
        <w:p w14:paraId="455513B3" w14:textId="6D738F5F" w:rsidR="00D42C33" w:rsidRDefault="00E075C3">
          <w:pPr>
            <w:pStyle w:val="TOC2"/>
            <w:tabs>
              <w:tab w:val="left" w:pos="880"/>
              <w:tab w:val="right" w:leader="dot" w:pos="9350"/>
            </w:tabs>
            <w:rPr>
              <w:noProof/>
            </w:rPr>
          </w:pPr>
          <w:hyperlink w:anchor="_Toc100520633" w:history="1">
            <w:r w:rsidR="00D42C33" w:rsidRPr="00093E00">
              <w:rPr>
                <w:rStyle w:val="Hyperlink"/>
                <w:noProof/>
                <w:lang w:val="sr-Cyrl-RS"/>
              </w:rPr>
              <w:t>2.9.</w:t>
            </w:r>
            <w:r w:rsidR="00D42C33">
              <w:rPr>
                <w:noProof/>
              </w:rPr>
              <w:tab/>
            </w:r>
            <w:r w:rsidR="00D42C33" w:rsidRPr="00093E00">
              <w:rPr>
                <w:rStyle w:val="Hyperlink"/>
                <w:noProof/>
                <w:lang w:val="sr-Cyrl-RS"/>
              </w:rPr>
              <w:t>Структура трошкова</w:t>
            </w:r>
            <w:r w:rsidR="00D42C33">
              <w:rPr>
                <w:noProof/>
                <w:webHidden/>
              </w:rPr>
              <w:tab/>
            </w:r>
            <w:r w:rsidR="00D42C33">
              <w:rPr>
                <w:noProof/>
                <w:webHidden/>
              </w:rPr>
              <w:fldChar w:fldCharType="begin"/>
            </w:r>
            <w:r w:rsidR="00D42C33">
              <w:rPr>
                <w:noProof/>
                <w:webHidden/>
              </w:rPr>
              <w:instrText xml:space="preserve"> PAGEREF _Toc100520633 \h </w:instrText>
            </w:r>
            <w:r w:rsidR="00D42C33">
              <w:rPr>
                <w:noProof/>
                <w:webHidden/>
              </w:rPr>
            </w:r>
            <w:r w:rsidR="00D42C33">
              <w:rPr>
                <w:noProof/>
                <w:webHidden/>
              </w:rPr>
              <w:fldChar w:fldCharType="separate"/>
            </w:r>
            <w:r w:rsidR="00D42C33">
              <w:rPr>
                <w:noProof/>
                <w:webHidden/>
              </w:rPr>
              <w:t>8</w:t>
            </w:r>
            <w:r w:rsidR="00D42C33">
              <w:rPr>
                <w:noProof/>
                <w:webHidden/>
              </w:rPr>
              <w:fldChar w:fldCharType="end"/>
            </w:r>
          </w:hyperlink>
        </w:p>
        <w:p w14:paraId="6BE18EC5" w14:textId="3AE8A57A" w:rsidR="00D42C33" w:rsidRDefault="00E075C3">
          <w:pPr>
            <w:pStyle w:val="TOC1"/>
            <w:rPr>
              <w:noProof/>
            </w:rPr>
          </w:pPr>
          <w:hyperlink w:anchor="_Toc100520634" w:history="1">
            <w:r w:rsidR="00D42C33" w:rsidRPr="00093E00">
              <w:rPr>
                <w:rStyle w:val="Hyperlink"/>
                <w:noProof/>
                <w:lang w:val="sr-Cyrl-RS"/>
              </w:rPr>
              <w:t>3.</w:t>
            </w:r>
            <w:r w:rsidR="00D42C33">
              <w:rPr>
                <w:noProof/>
              </w:rPr>
              <w:tab/>
            </w:r>
            <w:r w:rsidR="00D42C33" w:rsidRPr="00093E00">
              <w:rPr>
                <w:rStyle w:val="Hyperlink"/>
                <w:noProof/>
                <w:lang w:val="sr-Cyrl-RS"/>
              </w:rPr>
              <w:t>Кључне метрике</w:t>
            </w:r>
            <w:r w:rsidR="00D42C33">
              <w:rPr>
                <w:noProof/>
                <w:webHidden/>
              </w:rPr>
              <w:tab/>
            </w:r>
            <w:r w:rsidR="00D42C33">
              <w:rPr>
                <w:noProof/>
                <w:webHidden/>
              </w:rPr>
              <w:fldChar w:fldCharType="begin"/>
            </w:r>
            <w:r w:rsidR="00D42C33">
              <w:rPr>
                <w:noProof/>
                <w:webHidden/>
              </w:rPr>
              <w:instrText xml:space="preserve"> PAGEREF _Toc100520634 \h </w:instrText>
            </w:r>
            <w:r w:rsidR="00D42C33">
              <w:rPr>
                <w:noProof/>
                <w:webHidden/>
              </w:rPr>
            </w:r>
            <w:r w:rsidR="00D42C33">
              <w:rPr>
                <w:noProof/>
                <w:webHidden/>
              </w:rPr>
              <w:fldChar w:fldCharType="separate"/>
            </w:r>
            <w:r w:rsidR="00D42C33">
              <w:rPr>
                <w:noProof/>
                <w:webHidden/>
              </w:rPr>
              <w:t>8</w:t>
            </w:r>
            <w:r w:rsidR="00D42C33">
              <w:rPr>
                <w:noProof/>
                <w:webHidden/>
              </w:rPr>
              <w:fldChar w:fldCharType="end"/>
            </w:r>
          </w:hyperlink>
        </w:p>
        <w:p w14:paraId="472F061D" w14:textId="0B1CDC5C" w:rsidR="00D42C33" w:rsidRDefault="00E075C3">
          <w:pPr>
            <w:pStyle w:val="TOC1"/>
            <w:rPr>
              <w:noProof/>
            </w:rPr>
          </w:pPr>
          <w:hyperlink w:anchor="_Toc100520635" w:history="1">
            <w:r w:rsidR="00D42C33" w:rsidRPr="00093E00">
              <w:rPr>
                <w:rStyle w:val="Hyperlink"/>
                <w:noProof/>
              </w:rPr>
              <w:t>4.</w:t>
            </w:r>
            <w:r w:rsidR="00D42C33">
              <w:rPr>
                <w:noProof/>
              </w:rPr>
              <w:tab/>
            </w:r>
            <w:r w:rsidR="00D42C33" w:rsidRPr="00093E00">
              <w:rPr>
                <w:rStyle w:val="Hyperlink"/>
                <w:noProof/>
              </w:rPr>
              <w:t>Пословно окружење</w:t>
            </w:r>
            <w:r w:rsidR="00D42C33">
              <w:rPr>
                <w:noProof/>
                <w:webHidden/>
              </w:rPr>
              <w:tab/>
            </w:r>
            <w:r w:rsidR="00D42C33">
              <w:rPr>
                <w:noProof/>
                <w:webHidden/>
              </w:rPr>
              <w:fldChar w:fldCharType="begin"/>
            </w:r>
            <w:r w:rsidR="00D42C33">
              <w:rPr>
                <w:noProof/>
                <w:webHidden/>
              </w:rPr>
              <w:instrText xml:space="preserve"> PAGEREF _Toc100520635 \h </w:instrText>
            </w:r>
            <w:r w:rsidR="00D42C33">
              <w:rPr>
                <w:noProof/>
                <w:webHidden/>
              </w:rPr>
            </w:r>
            <w:r w:rsidR="00D42C33">
              <w:rPr>
                <w:noProof/>
                <w:webHidden/>
              </w:rPr>
              <w:fldChar w:fldCharType="separate"/>
            </w:r>
            <w:r w:rsidR="00D42C33">
              <w:rPr>
                <w:noProof/>
                <w:webHidden/>
              </w:rPr>
              <w:t>9</w:t>
            </w:r>
            <w:r w:rsidR="00D42C33">
              <w:rPr>
                <w:noProof/>
                <w:webHidden/>
              </w:rPr>
              <w:fldChar w:fldCharType="end"/>
            </w:r>
          </w:hyperlink>
        </w:p>
        <w:p w14:paraId="720A6BC3" w14:textId="1133123F" w:rsidR="00D42C33" w:rsidRDefault="00E075C3">
          <w:pPr>
            <w:pStyle w:val="TOC2"/>
            <w:tabs>
              <w:tab w:val="left" w:pos="880"/>
              <w:tab w:val="right" w:leader="dot" w:pos="9350"/>
            </w:tabs>
            <w:rPr>
              <w:noProof/>
            </w:rPr>
          </w:pPr>
          <w:hyperlink w:anchor="_Toc100520636" w:history="1">
            <w:r w:rsidR="00D42C33" w:rsidRPr="00093E00">
              <w:rPr>
                <w:rStyle w:val="Hyperlink"/>
                <w:noProof/>
                <w:lang w:val="sr-Cyrl-RS"/>
              </w:rPr>
              <w:t>4.1.</w:t>
            </w:r>
            <w:r w:rsidR="00D42C33">
              <w:rPr>
                <w:noProof/>
              </w:rPr>
              <w:tab/>
            </w:r>
            <w:r w:rsidR="00D42C33" w:rsidRPr="00093E00">
              <w:rPr>
                <w:rStyle w:val="Hyperlink"/>
                <w:noProof/>
                <w:lang w:val="sr-Cyrl-RS"/>
              </w:rPr>
              <w:t>Тржишни утицаји</w:t>
            </w:r>
            <w:r w:rsidR="00D42C33">
              <w:rPr>
                <w:noProof/>
                <w:webHidden/>
              </w:rPr>
              <w:tab/>
            </w:r>
            <w:r w:rsidR="00D42C33">
              <w:rPr>
                <w:noProof/>
                <w:webHidden/>
              </w:rPr>
              <w:fldChar w:fldCharType="begin"/>
            </w:r>
            <w:r w:rsidR="00D42C33">
              <w:rPr>
                <w:noProof/>
                <w:webHidden/>
              </w:rPr>
              <w:instrText xml:space="preserve"> PAGEREF _Toc100520636 \h </w:instrText>
            </w:r>
            <w:r w:rsidR="00D42C33">
              <w:rPr>
                <w:noProof/>
                <w:webHidden/>
              </w:rPr>
            </w:r>
            <w:r w:rsidR="00D42C33">
              <w:rPr>
                <w:noProof/>
                <w:webHidden/>
              </w:rPr>
              <w:fldChar w:fldCharType="separate"/>
            </w:r>
            <w:r w:rsidR="00D42C33">
              <w:rPr>
                <w:noProof/>
                <w:webHidden/>
              </w:rPr>
              <w:t>9</w:t>
            </w:r>
            <w:r w:rsidR="00D42C33">
              <w:rPr>
                <w:noProof/>
                <w:webHidden/>
              </w:rPr>
              <w:fldChar w:fldCharType="end"/>
            </w:r>
          </w:hyperlink>
        </w:p>
        <w:p w14:paraId="14D500E4" w14:textId="6B26446E" w:rsidR="00D42C33" w:rsidRDefault="00E075C3">
          <w:pPr>
            <w:pStyle w:val="TOC2"/>
            <w:tabs>
              <w:tab w:val="left" w:pos="880"/>
              <w:tab w:val="right" w:leader="dot" w:pos="9350"/>
            </w:tabs>
            <w:rPr>
              <w:noProof/>
            </w:rPr>
          </w:pPr>
          <w:hyperlink w:anchor="_Toc100520637" w:history="1">
            <w:r w:rsidR="00D42C33" w:rsidRPr="00093E00">
              <w:rPr>
                <w:rStyle w:val="Hyperlink"/>
                <w:noProof/>
                <w:lang w:val="sr-Cyrl-RS"/>
              </w:rPr>
              <w:t>4.2.</w:t>
            </w:r>
            <w:r w:rsidR="00D42C33">
              <w:rPr>
                <w:noProof/>
              </w:rPr>
              <w:tab/>
            </w:r>
            <w:r w:rsidR="00D42C33" w:rsidRPr="00093E00">
              <w:rPr>
                <w:rStyle w:val="Hyperlink"/>
                <w:noProof/>
                <w:lang w:val="sr-Cyrl-RS"/>
              </w:rPr>
              <w:t>Индустријски утицаји</w:t>
            </w:r>
            <w:r w:rsidR="00D42C33">
              <w:rPr>
                <w:noProof/>
                <w:webHidden/>
              </w:rPr>
              <w:tab/>
            </w:r>
            <w:r w:rsidR="00D42C33">
              <w:rPr>
                <w:noProof/>
                <w:webHidden/>
              </w:rPr>
              <w:fldChar w:fldCharType="begin"/>
            </w:r>
            <w:r w:rsidR="00D42C33">
              <w:rPr>
                <w:noProof/>
                <w:webHidden/>
              </w:rPr>
              <w:instrText xml:space="preserve"> PAGEREF _Toc100520637 \h </w:instrText>
            </w:r>
            <w:r w:rsidR="00D42C33">
              <w:rPr>
                <w:noProof/>
                <w:webHidden/>
              </w:rPr>
            </w:r>
            <w:r w:rsidR="00D42C33">
              <w:rPr>
                <w:noProof/>
                <w:webHidden/>
              </w:rPr>
              <w:fldChar w:fldCharType="separate"/>
            </w:r>
            <w:r w:rsidR="00D42C33">
              <w:rPr>
                <w:noProof/>
                <w:webHidden/>
              </w:rPr>
              <w:t>9</w:t>
            </w:r>
            <w:r w:rsidR="00D42C33">
              <w:rPr>
                <w:noProof/>
                <w:webHidden/>
              </w:rPr>
              <w:fldChar w:fldCharType="end"/>
            </w:r>
          </w:hyperlink>
        </w:p>
        <w:p w14:paraId="4A8FF7C7" w14:textId="44E899DC" w:rsidR="00D42C33" w:rsidRDefault="00E075C3">
          <w:pPr>
            <w:pStyle w:val="TOC2"/>
            <w:tabs>
              <w:tab w:val="left" w:pos="880"/>
              <w:tab w:val="right" w:leader="dot" w:pos="9350"/>
            </w:tabs>
            <w:rPr>
              <w:noProof/>
            </w:rPr>
          </w:pPr>
          <w:hyperlink w:anchor="_Toc100520638" w:history="1">
            <w:r w:rsidR="00D42C33" w:rsidRPr="00093E00">
              <w:rPr>
                <w:rStyle w:val="Hyperlink"/>
                <w:noProof/>
                <w:lang w:val="sr-Cyrl-RS"/>
              </w:rPr>
              <w:t>4.3.</w:t>
            </w:r>
            <w:r w:rsidR="00D42C33">
              <w:rPr>
                <w:noProof/>
              </w:rPr>
              <w:tab/>
            </w:r>
            <w:r w:rsidR="00D42C33" w:rsidRPr="00093E00">
              <w:rPr>
                <w:rStyle w:val="Hyperlink"/>
                <w:noProof/>
                <w:lang w:val="sr-Cyrl-RS"/>
              </w:rPr>
              <w:t>Кључни трендови</w:t>
            </w:r>
            <w:r w:rsidR="00D42C33">
              <w:rPr>
                <w:noProof/>
                <w:webHidden/>
              </w:rPr>
              <w:tab/>
            </w:r>
            <w:r w:rsidR="00D42C33">
              <w:rPr>
                <w:noProof/>
                <w:webHidden/>
              </w:rPr>
              <w:fldChar w:fldCharType="begin"/>
            </w:r>
            <w:r w:rsidR="00D42C33">
              <w:rPr>
                <w:noProof/>
                <w:webHidden/>
              </w:rPr>
              <w:instrText xml:space="preserve"> PAGEREF _Toc100520638 \h </w:instrText>
            </w:r>
            <w:r w:rsidR="00D42C33">
              <w:rPr>
                <w:noProof/>
                <w:webHidden/>
              </w:rPr>
            </w:r>
            <w:r w:rsidR="00D42C33">
              <w:rPr>
                <w:noProof/>
                <w:webHidden/>
              </w:rPr>
              <w:fldChar w:fldCharType="separate"/>
            </w:r>
            <w:r w:rsidR="00D42C33">
              <w:rPr>
                <w:noProof/>
                <w:webHidden/>
              </w:rPr>
              <w:t>10</w:t>
            </w:r>
            <w:r w:rsidR="00D42C33">
              <w:rPr>
                <w:noProof/>
                <w:webHidden/>
              </w:rPr>
              <w:fldChar w:fldCharType="end"/>
            </w:r>
          </w:hyperlink>
        </w:p>
        <w:p w14:paraId="10217C0A" w14:textId="27138102" w:rsidR="00D42C33" w:rsidRDefault="00E075C3">
          <w:pPr>
            <w:pStyle w:val="TOC3"/>
            <w:tabs>
              <w:tab w:val="left" w:pos="1320"/>
              <w:tab w:val="right" w:leader="dot" w:pos="9350"/>
            </w:tabs>
            <w:rPr>
              <w:noProof/>
            </w:rPr>
          </w:pPr>
          <w:hyperlink w:anchor="_Toc100520643" w:history="1">
            <w:r w:rsidR="00D42C33" w:rsidRPr="00093E00">
              <w:rPr>
                <w:rStyle w:val="Hyperlink"/>
                <w:noProof/>
              </w:rPr>
              <w:t>3.3.1</w:t>
            </w:r>
            <w:r w:rsidR="00D42C33">
              <w:rPr>
                <w:noProof/>
              </w:rPr>
              <w:tab/>
            </w:r>
            <w:r w:rsidR="00D42C33" w:rsidRPr="00093E00">
              <w:rPr>
                <w:rStyle w:val="Hyperlink"/>
                <w:noProof/>
              </w:rPr>
              <w:t>Технолошки трендови</w:t>
            </w:r>
            <w:r w:rsidR="00D42C33">
              <w:rPr>
                <w:noProof/>
                <w:webHidden/>
              </w:rPr>
              <w:tab/>
            </w:r>
            <w:r w:rsidR="00D42C33">
              <w:rPr>
                <w:noProof/>
                <w:webHidden/>
              </w:rPr>
              <w:fldChar w:fldCharType="begin"/>
            </w:r>
            <w:r w:rsidR="00D42C33">
              <w:rPr>
                <w:noProof/>
                <w:webHidden/>
              </w:rPr>
              <w:instrText xml:space="preserve"> PAGEREF _Toc100520643 \h </w:instrText>
            </w:r>
            <w:r w:rsidR="00D42C33">
              <w:rPr>
                <w:noProof/>
                <w:webHidden/>
              </w:rPr>
            </w:r>
            <w:r w:rsidR="00D42C33">
              <w:rPr>
                <w:noProof/>
                <w:webHidden/>
              </w:rPr>
              <w:fldChar w:fldCharType="separate"/>
            </w:r>
            <w:r w:rsidR="00D42C33">
              <w:rPr>
                <w:noProof/>
                <w:webHidden/>
              </w:rPr>
              <w:t>10</w:t>
            </w:r>
            <w:r w:rsidR="00D42C33">
              <w:rPr>
                <w:noProof/>
                <w:webHidden/>
              </w:rPr>
              <w:fldChar w:fldCharType="end"/>
            </w:r>
          </w:hyperlink>
        </w:p>
        <w:p w14:paraId="6FA050F0" w14:textId="6A6E0C37" w:rsidR="00D42C33" w:rsidRDefault="00E075C3">
          <w:pPr>
            <w:pStyle w:val="TOC3"/>
            <w:tabs>
              <w:tab w:val="left" w:pos="1320"/>
              <w:tab w:val="right" w:leader="dot" w:pos="9350"/>
            </w:tabs>
            <w:rPr>
              <w:noProof/>
            </w:rPr>
          </w:pPr>
          <w:hyperlink w:anchor="_Toc100520644" w:history="1">
            <w:r w:rsidR="00D42C33" w:rsidRPr="00093E00">
              <w:rPr>
                <w:rStyle w:val="Hyperlink"/>
                <w:noProof/>
              </w:rPr>
              <w:t>3.3.2</w:t>
            </w:r>
            <w:r w:rsidR="00D42C33">
              <w:rPr>
                <w:noProof/>
              </w:rPr>
              <w:tab/>
            </w:r>
            <w:r w:rsidR="00D42C33" w:rsidRPr="00093E00">
              <w:rPr>
                <w:rStyle w:val="Hyperlink"/>
                <w:noProof/>
                <w:lang w:val="sr-Cyrl-RS"/>
              </w:rPr>
              <w:t>Регулаторни трендови</w:t>
            </w:r>
            <w:r w:rsidR="00D42C33">
              <w:rPr>
                <w:noProof/>
                <w:webHidden/>
              </w:rPr>
              <w:tab/>
            </w:r>
            <w:r w:rsidR="00D42C33">
              <w:rPr>
                <w:noProof/>
                <w:webHidden/>
              </w:rPr>
              <w:fldChar w:fldCharType="begin"/>
            </w:r>
            <w:r w:rsidR="00D42C33">
              <w:rPr>
                <w:noProof/>
                <w:webHidden/>
              </w:rPr>
              <w:instrText xml:space="preserve"> PAGEREF _Toc100520644 \h </w:instrText>
            </w:r>
            <w:r w:rsidR="00D42C33">
              <w:rPr>
                <w:noProof/>
                <w:webHidden/>
              </w:rPr>
            </w:r>
            <w:r w:rsidR="00D42C33">
              <w:rPr>
                <w:noProof/>
                <w:webHidden/>
              </w:rPr>
              <w:fldChar w:fldCharType="separate"/>
            </w:r>
            <w:r w:rsidR="00D42C33">
              <w:rPr>
                <w:noProof/>
                <w:webHidden/>
              </w:rPr>
              <w:t>10</w:t>
            </w:r>
            <w:r w:rsidR="00D42C33">
              <w:rPr>
                <w:noProof/>
                <w:webHidden/>
              </w:rPr>
              <w:fldChar w:fldCharType="end"/>
            </w:r>
          </w:hyperlink>
        </w:p>
        <w:p w14:paraId="744E0810" w14:textId="24B4A22B" w:rsidR="00D42C33" w:rsidRDefault="00E075C3">
          <w:pPr>
            <w:pStyle w:val="TOC3"/>
            <w:tabs>
              <w:tab w:val="left" w:pos="1320"/>
              <w:tab w:val="right" w:leader="dot" w:pos="9350"/>
            </w:tabs>
            <w:rPr>
              <w:noProof/>
            </w:rPr>
          </w:pPr>
          <w:hyperlink w:anchor="_Toc100520645" w:history="1">
            <w:r w:rsidR="00D42C33" w:rsidRPr="00093E00">
              <w:rPr>
                <w:rStyle w:val="Hyperlink"/>
                <w:noProof/>
              </w:rPr>
              <w:t>3.3.3</w:t>
            </w:r>
            <w:r w:rsidR="00D42C33">
              <w:rPr>
                <w:noProof/>
              </w:rPr>
              <w:tab/>
            </w:r>
            <w:r w:rsidR="00D42C33" w:rsidRPr="00093E00">
              <w:rPr>
                <w:rStyle w:val="Hyperlink"/>
                <w:noProof/>
              </w:rPr>
              <w:t>Социјални и културолошки трендови</w:t>
            </w:r>
            <w:r w:rsidR="00D42C33">
              <w:rPr>
                <w:noProof/>
                <w:webHidden/>
              </w:rPr>
              <w:tab/>
            </w:r>
            <w:r w:rsidR="00D42C33">
              <w:rPr>
                <w:noProof/>
                <w:webHidden/>
              </w:rPr>
              <w:fldChar w:fldCharType="begin"/>
            </w:r>
            <w:r w:rsidR="00D42C33">
              <w:rPr>
                <w:noProof/>
                <w:webHidden/>
              </w:rPr>
              <w:instrText xml:space="preserve"> PAGEREF _Toc100520645 \h </w:instrText>
            </w:r>
            <w:r w:rsidR="00D42C33">
              <w:rPr>
                <w:noProof/>
                <w:webHidden/>
              </w:rPr>
            </w:r>
            <w:r w:rsidR="00D42C33">
              <w:rPr>
                <w:noProof/>
                <w:webHidden/>
              </w:rPr>
              <w:fldChar w:fldCharType="separate"/>
            </w:r>
            <w:r w:rsidR="00D42C33">
              <w:rPr>
                <w:noProof/>
                <w:webHidden/>
              </w:rPr>
              <w:t>10</w:t>
            </w:r>
            <w:r w:rsidR="00D42C33">
              <w:rPr>
                <w:noProof/>
                <w:webHidden/>
              </w:rPr>
              <w:fldChar w:fldCharType="end"/>
            </w:r>
          </w:hyperlink>
        </w:p>
        <w:p w14:paraId="709837D5" w14:textId="4978BE05" w:rsidR="00D42C33" w:rsidRDefault="00E075C3">
          <w:pPr>
            <w:pStyle w:val="TOC3"/>
            <w:tabs>
              <w:tab w:val="left" w:pos="1320"/>
              <w:tab w:val="right" w:leader="dot" w:pos="9350"/>
            </w:tabs>
            <w:rPr>
              <w:noProof/>
            </w:rPr>
          </w:pPr>
          <w:hyperlink w:anchor="_Toc100520646" w:history="1">
            <w:r w:rsidR="00D42C33" w:rsidRPr="00093E00">
              <w:rPr>
                <w:rStyle w:val="Hyperlink"/>
                <w:noProof/>
              </w:rPr>
              <w:t>3.3.4</w:t>
            </w:r>
            <w:r w:rsidR="00D42C33">
              <w:rPr>
                <w:noProof/>
              </w:rPr>
              <w:tab/>
            </w:r>
            <w:r w:rsidR="00D42C33" w:rsidRPr="00093E00">
              <w:rPr>
                <w:rStyle w:val="Hyperlink"/>
                <w:noProof/>
              </w:rPr>
              <w:t>Социоекономски трендови</w:t>
            </w:r>
            <w:r w:rsidR="00D42C33">
              <w:rPr>
                <w:noProof/>
                <w:webHidden/>
              </w:rPr>
              <w:tab/>
            </w:r>
            <w:r w:rsidR="00D42C33">
              <w:rPr>
                <w:noProof/>
                <w:webHidden/>
              </w:rPr>
              <w:fldChar w:fldCharType="begin"/>
            </w:r>
            <w:r w:rsidR="00D42C33">
              <w:rPr>
                <w:noProof/>
                <w:webHidden/>
              </w:rPr>
              <w:instrText xml:space="preserve"> PAGEREF _Toc100520646 \h </w:instrText>
            </w:r>
            <w:r w:rsidR="00D42C33">
              <w:rPr>
                <w:noProof/>
                <w:webHidden/>
              </w:rPr>
            </w:r>
            <w:r w:rsidR="00D42C33">
              <w:rPr>
                <w:noProof/>
                <w:webHidden/>
              </w:rPr>
              <w:fldChar w:fldCharType="separate"/>
            </w:r>
            <w:r w:rsidR="00D42C33">
              <w:rPr>
                <w:noProof/>
                <w:webHidden/>
              </w:rPr>
              <w:t>10</w:t>
            </w:r>
            <w:r w:rsidR="00D42C33">
              <w:rPr>
                <w:noProof/>
                <w:webHidden/>
              </w:rPr>
              <w:fldChar w:fldCharType="end"/>
            </w:r>
          </w:hyperlink>
        </w:p>
        <w:p w14:paraId="1AA2E77C" w14:textId="2C9B7732" w:rsidR="00D42C33" w:rsidRDefault="00E075C3">
          <w:pPr>
            <w:pStyle w:val="TOC2"/>
            <w:tabs>
              <w:tab w:val="left" w:pos="880"/>
              <w:tab w:val="right" w:leader="dot" w:pos="9350"/>
            </w:tabs>
            <w:rPr>
              <w:noProof/>
            </w:rPr>
          </w:pPr>
          <w:hyperlink w:anchor="_Toc100520647" w:history="1">
            <w:r w:rsidR="00D42C33" w:rsidRPr="00093E00">
              <w:rPr>
                <w:rStyle w:val="Hyperlink"/>
                <w:noProof/>
                <w:lang w:val="sr-Cyrl-RS"/>
              </w:rPr>
              <w:t>4.4.</w:t>
            </w:r>
            <w:r w:rsidR="00D42C33">
              <w:rPr>
                <w:noProof/>
              </w:rPr>
              <w:tab/>
            </w:r>
            <w:r w:rsidR="00D42C33" w:rsidRPr="00093E00">
              <w:rPr>
                <w:rStyle w:val="Hyperlink"/>
                <w:noProof/>
                <w:lang w:val="sr-Cyrl-RS"/>
              </w:rPr>
              <w:t>Макроекономски утицаји</w:t>
            </w:r>
            <w:r w:rsidR="00D42C33">
              <w:rPr>
                <w:noProof/>
                <w:webHidden/>
              </w:rPr>
              <w:tab/>
            </w:r>
            <w:r w:rsidR="00D42C33">
              <w:rPr>
                <w:noProof/>
                <w:webHidden/>
              </w:rPr>
              <w:fldChar w:fldCharType="begin"/>
            </w:r>
            <w:r w:rsidR="00D42C33">
              <w:rPr>
                <w:noProof/>
                <w:webHidden/>
              </w:rPr>
              <w:instrText xml:space="preserve"> PAGEREF _Toc100520647 \h </w:instrText>
            </w:r>
            <w:r w:rsidR="00D42C33">
              <w:rPr>
                <w:noProof/>
                <w:webHidden/>
              </w:rPr>
            </w:r>
            <w:r w:rsidR="00D42C33">
              <w:rPr>
                <w:noProof/>
                <w:webHidden/>
              </w:rPr>
              <w:fldChar w:fldCharType="separate"/>
            </w:r>
            <w:r w:rsidR="00D42C33">
              <w:rPr>
                <w:noProof/>
                <w:webHidden/>
              </w:rPr>
              <w:t>11</w:t>
            </w:r>
            <w:r w:rsidR="00D42C33">
              <w:rPr>
                <w:noProof/>
                <w:webHidden/>
              </w:rPr>
              <w:fldChar w:fldCharType="end"/>
            </w:r>
          </w:hyperlink>
        </w:p>
        <w:p w14:paraId="76973252" w14:textId="29E23727" w:rsidR="00D42C33" w:rsidRDefault="00E075C3">
          <w:pPr>
            <w:pStyle w:val="TOC1"/>
            <w:rPr>
              <w:noProof/>
            </w:rPr>
          </w:pPr>
          <w:hyperlink w:anchor="_Toc100520648" w:history="1">
            <w:r w:rsidR="00D42C33" w:rsidRPr="00093E00">
              <w:rPr>
                <w:rStyle w:val="Hyperlink"/>
                <w:noProof/>
                <w:lang w:val="sr-Cyrl-RS"/>
              </w:rPr>
              <w:t>5.</w:t>
            </w:r>
            <w:r w:rsidR="00D42C33">
              <w:rPr>
                <w:noProof/>
              </w:rPr>
              <w:tab/>
            </w:r>
            <w:r w:rsidR="00D42C33" w:rsidRPr="00093E00">
              <w:rPr>
                <w:rStyle w:val="Hyperlink"/>
                <w:noProof/>
                <w:lang w:val="sr-Latn-RS"/>
              </w:rPr>
              <w:t xml:space="preserve">SWOT </w:t>
            </w:r>
            <w:r w:rsidR="00D42C33" w:rsidRPr="00093E00">
              <w:rPr>
                <w:rStyle w:val="Hyperlink"/>
                <w:noProof/>
                <w:lang w:val="sr-Cyrl-RS"/>
              </w:rPr>
              <w:t>Анализа</w:t>
            </w:r>
            <w:r w:rsidR="00D42C33">
              <w:rPr>
                <w:noProof/>
                <w:webHidden/>
              </w:rPr>
              <w:tab/>
            </w:r>
            <w:r w:rsidR="00D42C33">
              <w:rPr>
                <w:noProof/>
                <w:webHidden/>
              </w:rPr>
              <w:fldChar w:fldCharType="begin"/>
            </w:r>
            <w:r w:rsidR="00D42C33">
              <w:rPr>
                <w:noProof/>
                <w:webHidden/>
              </w:rPr>
              <w:instrText xml:space="preserve"> PAGEREF _Toc100520648 \h </w:instrText>
            </w:r>
            <w:r w:rsidR="00D42C33">
              <w:rPr>
                <w:noProof/>
                <w:webHidden/>
              </w:rPr>
            </w:r>
            <w:r w:rsidR="00D42C33">
              <w:rPr>
                <w:noProof/>
                <w:webHidden/>
              </w:rPr>
              <w:fldChar w:fldCharType="separate"/>
            </w:r>
            <w:r w:rsidR="00D42C33">
              <w:rPr>
                <w:noProof/>
                <w:webHidden/>
              </w:rPr>
              <w:t>11</w:t>
            </w:r>
            <w:r w:rsidR="00D42C33">
              <w:rPr>
                <w:noProof/>
                <w:webHidden/>
              </w:rPr>
              <w:fldChar w:fldCharType="end"/>
            </w:r>
          </w:hyperlink>
        </w:p>
        <w:p w14:paraId="21726F6C" w14:textId="1AD6CFC2" w:rsidR="00D42C33" w:rsidRDefault="00E075C3">
          <w:pPr>
            <w:pStyle w:val="TOC2"/>
            <w:tabs>
              <w:tab w:val="left" w:pos="880"/>
              <w:tab w:val="right" w:leader="dot" w:pos="9350"/>
            </w:tabs>
            <w:rPr>
              <w:noProof/>
            </w:rPr>
          </w:pPr>
          <w:hyperlink w:anchor="_Toc100520649" w:history="1">
            <w:r w:rsidR="00D42C33" w:rsidRPr="00093E00">
              <w:rPr>
                <w:rStyle w:val="Hyperlink"/>
                <w:noProof/>
                <w:lang w:val="sr-Cyrl-RS"/>
              </w:rPr>
              <w:t>5.1.</w:t>
            </w:r>
            <w:r w:rsidR="00D42C33">
              <w:rPr>
                <w:noProof/>
              </w:rPr>
              <w:tab/>
            </w:r>
            <w:r w:rsidR="00D42C33" w:rsidRPr="00093E00">
              <w:rPr>
                <w:rStyle w:val="Hyperlink"/>
                <w:noProof/>
                <w:lang w:val="sr-Cyrl-RS"/>
              </w:rPr>
              <w:t>Снаге</w:t>
            </w:r>
            <w:r w:rsidR="00D42C33">
              <w:rPr>
                <w:noProof/>
                <w:webHidden/>
              </w:rPr>
              <w:tab/>
            </w:r>
            <w:r w:rsidR="00D42C33">
              <w:rPr>
                <w:noProof/>
                <w:webHidden/>
              </w:rPr>
              <w:fldChar w:fldCharType="begin"/>
            </w:r>
            <w:r w:rsidR="00D42C33">
              <w:rPr>
                <w:noProof/>
                <w:webHidden/>
              </w:rPr>
              <w:instrText xml:space="preserve"> PAGEREF _Toc100520649 \h </w:instrText>
            </w:r>
            <w:r w:rsidR="00D42C33">
              <w:rPr>
                <w:noProof/>
                <w:webHidden/>
              </w:rPr>
            </w:r>
            <w:r w:rsidR="00D42C33">
              <w:rPr>
                <w:noProof/>
                <w:webHidden/>
              </w:rPr>
              <w:fldChar w:fldCharType="separate"/>
            </w:r>
            <w:r w:rsidR="00D42C33">
              <w:rPr>
                <w:noProof/>
                <w:webHidden/>
              </w:rPr>
              <w:t>12</w:t>
            </w:r>
            <w:r w:rsidR="00D42C33">
              <w:rPr>
                <w:noProof/>
                <w:webHidden/>
              </w:rPr>
              <w:fldChar w:fldCharType="end"/>
            </w:r>
          </w:hyperlink>
        </w:p>
        <w:p w14:paraId="3E2950FC" w14:textId="74B4DA8D" w:rsidR="00D42C33" w:rsidRDefault="00E075C3">
          <w:pPr>
            <w:pStyle w:val="TOC2"/>
            <w:tabs>
              <w:tab w:val="left" w:pos="880"/>
              <w:tab w:val="right" w:leader="dot" w:pos="9350"/>
            </w:tabs>
            <w:rPr>
              <w:noProof/>
            </w:rPr>
          </w:pPr>
          <w:hyperlink w:anchor="_Toc100520650" w:history="1">
            <w:r w:rsidR="00D42C33" w:rsidRPr="00093E00">
              <w:rPr>
                <w:rStyle w:val="Hyperlink"/>
                <w:noProof/>
                <w:lang w:val="sr-Cyrl-RS"/>
              </w:rPr>
              <w:t>5.2.</w:t>
            </w:r>
            <w:r w:rsidR="00D42C33">
              <w:rPr>
                <w:noProof/>
              </w:rPr>
              <w:tab/>
            </w:r>
            <w:r w:rsidR="00D42C33" w:rsidRPr="00093E00">
              <w:rPr>
                <w:rStyle w:val="Hyperlink"/>
                <w:noProof/>
                <w:lang w:val="sr-Cyrl-RS"/>
              </w:rPr>
              <w:t>Слабости</w:t>
            </w:r>
            <w:r w:rsidR="00D42C33">
              <w:rPr>
                <w:noProof/>
                <w:webHidden/>
              </w:rPr>
              <w:tab/>
            </w:r>
            <w:r w:rsidR="00D42C33">
              <w:rPr>
                <w:noProof/>
                <w:webHidden/>
              </w:rPr>
              <w:fldChar w:fldCharType="begin"/>
            </w:r>
            <w:r w:rsidR="00D42C33">
              <w:rPr>
                <w:noProof/>
                <w:webHidden/>
              </w:rPr>
              <w:instrText xml:space="preserve"> PAGEREF _Toc100520650 \h </w:instrText>
            </w:r>
            <w:r w:rsidR="00D42C33">
              <w:rPr>
                <w:noProof/>
                <w:webHidden/>
              </w:rPr>
            </w:r>
            <w:r w:rsidR="00D42C33">
              <w:rPr>
                <w:noProof/>
                <w:webHidden/>
              </w:rPr>
              <w:fldChar w:fldCharType="separate"/>
            </w:r>
            <w:r w:rsidR="00D42C33">
              <w:rPr>
                <w:noProof/>
                <w:webHidden/>
              </w:rPr>
              <w:t>12</w:t>
            </w:r>
            <w:r w:rsidR="00D42C33">
              <w:rPr>
                <w:noProof/>
                <w:webHidden/>
              </w:rPr>
              <w:fldChar w:fldCharType="end"/>
            </w:r>
          </w:hyperlink>
        </w:p>
        <w:p w14:paraId="5214A9B7" w14:textId="0E31A1B0" w:rsidR="00D42C33" w:rsidRDefault="00E075C3">
          <w:pPr>
            <w:pStyle w:val="TOC2"/>
            <w:tabs>
              <w:tab w:val="left" w:pos="880"/>
              <w:tab w:val="right" w:leader="dot" w:pos="9350"/>
            </w:tabs>
            <w:rPr>
              <w:noProof/>
            </w:rPr>
          </w:pPr>
          <w:hyperlink w:anchor="_Toc100520651" w:history="1">
            <w:r w:rsidR="00D42C33" w:rsidRPr="00093E00">
              <w:rPr>
                <w:rStyle w:val="Hyperlink"/>
                <w:noProof/>
                <w:lang w:val="sr-Cyrl-RS"/>
              </w:rPr>
              <w:t>5.3.</w:t>
            </w:r>
            <w:r w:rsidR="00D42C33">
              <w:rPr>
                <w:noProof/>
              </w:rPr>
              <w:tab/>
            </w:r>
            <w:r w:rsidR="00D42C33" w:rsidRPr="00093E00">
              <w:rPr>
                <w:rStyle w:val="Hyperlink"/>
                <w:noProof/>
                <w:lang w:val="sr-Cyrl-RS"/>
              </w:rPr>
              <w:t>Прилике</w:t>
            </w:r>
            <w:r w:rsidR="00D42C33">
              <w:rPr>
                <w:noProof/>
                <w:webHidden/>
              </w:rPr>
              <w:tab/>
            </w:r>
            <w:r w:rsidR="00D42C33">
              <w:rPr>
                <w:noProof/>
                <w:webHidden/>
              </w:rPr>
              <w:fldChar w:fldCharType="begin"/>
            </w:r>
            <w:r w:rsidR="00D42C33">
              <w:rPr>
                <w:noProof/>
                <w:webHidden/>
              </w:rPr>
              <w:instrText xml:space="preserve"> PAGEREF _Toc100520651 \h </w:instrText>
            </w:r>
            <w:r w:rsidR="00D42C33">
              <w:rPr>
                <w:noProof/>
                <w:webHidden/>
              </w:rPr>
            </w:r>
            <w:r w:rsidR="00D42C33">
              <w:rPr>
                <w:noProof/>
                <w:webHidden/>
              </w:rPr>
              <w:fldChar w:fldCharType="separate"/>
            </w:r>
            <w:r w:rsidR="00D42C33">
              <w:rPr>
                <w:noProof/>
                <w:webHidden/>
              </w:rPr>
              <w:t>12</w:t>
            </w:r>
            <w:r w:rsidR="00D42C33">
              <w:rPr>
                <w:noProof/>
                <w:webHidden/>
              </w:rPr>
              <w:fldChar w:fldCharType="end"/>
            </w:r>
          </w:hyperlink>
        </w:p>
        <w:p w14:paraId="7DBFA6F8" w14:textId="02E7188F" w:rsidR="00D42C33" w:rsidRDefault="00E075C3">
          <w:pPr>
            <w:pStyle w:val="TOC2"/>
            <w:tabs>
              <w:tab w:val="left" w:pos="880"/>
              <w:tab w:val="right" w:leader="dot" w:pos="9350"/>
            </w:tabs>
            <w:rPr>
              <w:noProof/>
            </w:rPr>
          </w:pPr>
          <w:hyperlink w:anchor="_Toc100520652" w:history="1">
            <w:r w:rsidR="00D42C33" w:rsidRPr="00093E00">
              <w:rPr>
                <w:rStyle w:val="Hyperlink"/>
                <w:noProof/>
                <w:lang w:val="sr-Cyrl-RS"/>
              </w:rPr>
              <w:t>5.4.</w:t>
            </w:r>
            <w:r w:rsidR="00D42C33">
              <w:rPr>
                <w:noProof/>
              </w:rPr>
              <w:tab/>
            </w:r>
            <w:r w:rsidR="00D42C33" w:rsidRPr="00093E00">
              <w:rPr>
                <w:rStyle w:val="Hyperlink"/>
                <w:noProof/>
                <w:lang w:val="sr-Cyrl-RS"/>
              </w:rPr>
              <w:t>Претње</w:t>
            </w:r>
            <w:r w:rsidR="00D42C33">
              <w:rPr>
                <w:noProof/>
                <w:webHidden/>
              </w:rPr>
              <w:tab/>
            </w:r>
            <w:r w:rsidR="00D42C33">
              <w:rPr>
                <w:noProof/>
                <w:webHidden/>
              </w:rPr>
              <w:fldChar w:fldCharType="begin"/>
            </w:r>
            <w:r w:rsidR="00D42C33">
              <w:rPr>
                <w:noProof/>
                <w:webHidden/>
              </w:rPr>
              <w:instrText xml:space="preserve"> PAGEREF _Toc100520652 \h </w:instrText>
            </w:r>
            <w:r w:rsidR="00D42C33">
              <w:rPr>
                <w:noProof/>
                <w:webHidden/>
              </w:rPr>
            </w:r>
            <w:r w:rsidR="00D42C33">
              <w:rPr>
                <w:noProof/>
                <w:webHidden/>
              </w:rPr>
              <w:fldChar w:fldCharType="separate"/>
            </w:r>
            <w:r w:rsidR="00D42C33">
              <w:rPr>
                <w:noProof/>
                <w:webHidden/>
              </w:rPr>
              <w:t>12</w:t>
            </w:r>
            <w:r w:rsidR="00D42C33">
              <w:rPr>
                <w:noProof/>
                <w:webHidden/>
              </w:rPr>
              <w:fldChar w:fldCharType="end"/>
            </w:r>
          </w:hyperlink>
        </w:p>
        <w:p w14:paraId="3C7581F6" w14:textId="5C8676F8" w:rsidR="00D42C33" w:rsidRDefault="00E075C3">
          <w:pPr>
            <w:pStyle w:val="TOC1"/>
            <w:rPr>
              <w:noProof/>
            </w:rPr>
          </w:pPr>
          <w:hyperlink w:anchor="_Toc100520653" w:history="1">
            <w:r w:rsidR="00D42C33" w:rsidRPr="00093E00">
              <w:rPr>
                <w:rStyle w:val="Hyperlink"/>
                <w:noProof/>
                <w:lang w:val="sr-Cyrl-RS"/>
              </w:rPr>
              <w:t>6.</w:t>
            </w:r>
            <w:r w:rsidR="00D42C33">
              <w:rPr>
                <w:noProof/>
              </w:rPr>
              <w:tab/>
            </w:r>
            <w:r w:rsidR="00D42C33" w:rsidRPr="00093E00">
              <w:rPr>
                <w:rStyle w:val="Hyperlink"/>
                <w:noProof/>
                <w:lang w:val="sr-Cyrl-RS"/>
              </w:rPr>
              <w:t>Закључак</w:t>
            </w:r>
            <w:r w:rsidR="00D42C33">
              <w:rPr>
                <w:noProof/>
                <w:webHidden/>
              </w:rPr>
              <w:tab/>
            </w:r>
            <w:r w:rsidR="00D42C33">
              <w:rPr>
                <w:noProof/>
                <w:webHidden/>
              </w:rPr>
              <w:fldChar w:fldCharType="begin"/>
            </w:r>
            <w:r w:rsidR="00D42C33">
              <w:rPr>
                <w:noProof/>
                <w:webHidden/>
              </w:rPr>
              <w:instrText xml:space="preserve"> PAGEREF _Toc100520653 \h </w:instrText>
            </w:r>
            <w:r w:rsidR="00D42C33">
              <w:rPr>
                <w:noProof/>
                <w:webHidden/>
              </w:rPr>
            </w:r>
            <w:r w:rsidR="00D42C33">
              <w:rPr>
                <w:noProof/>
                <w:webHidden/>
              </w:rPr>
              <w:fldChar w:fldCharType="separate"/>
            </w:r>
            <w:r w:rsidR="00D42C33">
              <w:rPr>
                <w:noProof/>
                <w:webHidden/>
              </w:rPr>
              <w:t>13</w:t>
            </w:r>
            <w:r w:rsidR="00D42C33">
              <w:rPr>
                <w:noProof/>
                <w:webHidden/>
              </w:rPr>
              <w:fldChar w:fldCharType="end"/>
            </w:r>
          </w:hyperlink>
        </w:p>
        <w:p w14:paraId="03079C9A" w14:textId="30BE4E85" w:rsidR="00D42C33" w:rsidRDefault="00E075C3">
          <w:pPr>
            <w:pStyle w:val="TOC1"/>
            <w:rPr>
              <w:noProof/>
            </w:rPr>
          </w:pPr>
          <w:hyperlink w:anchor="_Toc100520654" w:history="1">
            <w:r w:rsidR="00D42C33" w:rsidRPr="00093E00">
              <w:rPr>
                <w:rStyle w:val="Hyperlink"/>
                <w:noProof/>
                <w:lang w:val="sr-Cyrl-RS"/>
              </w:rPr>
              <w:t>4</w:t>
            </w:r>
            <w:r w:rsidR="00D42C33">
              <w:rPr>
                <w:noProof/>
              </w:rPr>
              <w:tab/>
            </w:r>
            <w:r w:rsidR="00D42C33" w:rsidRPr="00093E00">
              <w:rPr>
                <w:rStyle w:val="Hyperlink"/>
                <w:noProof/>
                <w:lang w:val="sr-Cyrl-RS"/>
              </w:rPr>
              <w:t>Референце</w:t>
            </w:r>
            <w:r w:rsidR="00D42C33">
              <w:rPr>
                <w:noProof/>
                <w:webHidden/>
              </w:rPr>
              <w:tab/>
            </w:r>
            <w:r w:rsidR="00D42C33">
              <w:rPr>
                <w:noProof/>
                <w:webHidden/>
              </w:rPr>
              <w:fldChar w:fldCharType="begin"/>
            </w:r>
            <w:r w:rsidR="00D42C33">
              <w:rPr>
                <w:noProof/>
                <w:webHidden/>
              </w:rPr>
              <w:instrText xml:space="preserve"> PAGEREF _Toc100520654 \h </w:instrText>
            </w:r>
            <w:r w:rsidR="00D42C33">
              <w:rPr>
                <w:noProof/>
                <w:webHidden/>
              </w:rPr>
            </w:r>
            <w:r w:rsidR="00D42C33">
              <w:rPr>
                <w:noProof/>
                <w:webHidden/>
              </w:rPr>
              <w:fldChar w:fldCharType="separate"/>
            </w:r>
            <w:r w:rsidR="00D42C33">
              <w:rPr>
                <w:noProof/>
                <w:webHidden/>
              </w:rPr>
              <w:t>13</w:t>
            </w:r>
            <w:r w:rsidR="00D42C33">
              <w:rPr>
                <w:noProof/>
                <w:webHidden/>
              </w:rPr>
              <w:fldChar w:fldCharType="end"/>
            </w:r>
          </w:hyperlink>
        </w:p>
        <w:p w14:paraId="45D80FF6" w14:textId="560F7871" w:rsidR="001432FE" w:rsidDel="001F4020" w:rsidRDefault="001432FE">
          <w:pPr>
            <w:rPr>
              <w:del w:id="6" w:author="Настасија Аврамовић" w:date="2022-06-18T14:05:00Z"/>
            </w:rPr>
          </w:pPr>
          <w:r>
            <w:rPr>
              <w:b/>
              <w:bCs/>
              <w:noProof/>
            </w:rPr>
            <w:fldChar w:fldCharType="end"/>
          </w:r>
        </w:p>
      </w:sdtContent>
    </w:sdt>
    <w:p w14:paraId="5D3C53E7" w14:textId="358921EA" w:rsidR="00F02BDC" w:rsidRDefault="00F02BDC">
      <w:pPr>
        <w:rPr>
          <w:lang w:val="sr-Cyrl-RS"/>
        </w:rPr>
      </w:pPr>
    </w:p>
    <w:p w14:paraId="5F8BF1BF" w14:textId="073A41A0" w:rsidR="00127B8A" w:rsidRDefault="00E067CF" w:rsidP="00E067CF">
      <w:pPr>
        <w:pStyle w:val="Heading1"/>
        <w:numPr>
          <w:ilvl w:val="0"/>
          <w:numId w:val="7"/>
        </w:numPr>
        <w:rPr>
          <w:lang w:val="sr-Cyrl-RS"/>
        </w:rPr>
      </w:pPr>
      <w:bookmarkStart w:id="7" w:name="_Toc100520621"/>
      <w:r>
        <w:rPr>
          <w:lang w:val="sr-Cyrl-RS"/>
        </w:rPr>
        <w:t>Увод</w:t>
      </w:r>
      <w:bookmarkEnd w:id="7"/>
    </w:p>
    <w:p w14:paraId="774E1A32" w14:textId="77777777" w:rsidR="00C220A6" w:rsidRDefault="00C220A6" w:rsidP="5DF6FA5E">
      <w:pPr>
        <w:ind w:firstLine="360"/>
        <w:rPr>
          <w:noProof/>
        </w:rPr>
      </w:pPr>
      <w:r w:rsidRPr="49E9CC91">
        <w:rPr>
          <w:noProof/>
        </w:rPr>
        <w:t>Сврха овог документа је да пружи детаљан план покретања и развоја посла из перспективе пословног модела. Помаже развијању стратегије и распоређивању ресурса. Пружа могућност сагледавања процене пословања. Поред тога  преглед и циљ производа, укључујући карактеристике корисника и функционалности.</w:t>
      </w:r>
    </w:p>
    <w:p w14:paraId="0A4FF923" w14:textId="77777777" w:rsidR="00C220A6" w:rsidRDefault="00C220A6" w:rsidP="5DF6FA5E">
      <w:pPr>
        <w:rPr>
          <w:noProof/>
        </w:rPr>
      </w:pPr>
      <w:r w:rsidRPr="5DF6FA5E">
        <w:rPr>
          <w:noProof/>
        </w:rPr>
        <w:t>Због убрзаног начина живота, људи немају времена да се посвете здрављу, и све мање обраћају пажњу на  правилну исхрану, која подразумева унос здравих намирница органског порекла. Затрпани обавезама одлучују се већински за куповину преко веб апликација, јер оно што је најбитније штеди време, нуди шири спектар производа, нудећи детаљнији преглед истих. Или су ипак спречани за одлазак до продавнице из неких других разлога. Дакле, имајући у виду овај проблем, покренут је пословни план “ePijaca”, који био нудио свежу, органску и здраву храну и то испод тржишне цене.</w:t>
      </w:r>
    </w:p>
    <w:p w14:paraId="391568B1" w14:textId="77777777" w:rsidR="00C220A6" w:rsidRPr="00F147FF" w:rsidRDefault="00C220A6" w:rsidP="5DF6FA5E">
      <w:pPr>
        <w:rPr>
          <w:noProof/>
        </w:rPr>
      </w:pPr>
      <w:r w:rsidRPr="5DF6FA5E">
        <w:rPr>
          <w:noProof/>
        </w:rPr>
        <w:t xml:space="preserve">Познато да је на данашњем тржишту тешко покренути мали бизнис поред велике конкуренције, најчешће иако је квалитет добар, због недостатка реклама и пословања производ нема успеха. Пружа могућност окупљања и бољег промета малих произвођача хране на једном месту. </w:t>
      </w:r>
    </w:p>
    <w:p w14:paraId="055E11E4" w14:textId="77777777" w:rsidR="00C220A6" w:rsidRPr="00177328" w:rsidRDefault="00C220A6" w:rsidP="5DF6FA5E">
      <w:pPr>
        <w:rPr>
          <w:noProof/>
        </w:rPr>
      </w:pPr>
      <w:r w:rsidRPr="5DF6FA5E">
        <w:rPr>
          <w:noProof/>
        </w:rPr>
        <w:t xml:space="preserve">Због различитих околности као што су глобализација и културолошке промене, традиционална храна све више изумире у  свету, међутим куповином производа направљених по старим рецептурама подржава се њено очување. </w:t>
      </w:r>
    </w:p>
    <w:p w14:paraId="04E1052A" w14:textId="77777777" w:rsidR="00C220A6" w:rsidRDefault="00C220A6" w:rsidP="5DF6FA5E">
      <w:pPr>
        <w:rPr>
          <w:noProof/>
        </w:rPr>
      </w:pPr>
      <w:r w:rsidRPr="5DF6FA5E">
        <w:rPr>
          <w:noProof/>
        </w:rPr>
        <w:t>У даљем документу налазе се документи као што су Business Model Canvas, као и Value Proposition Canvas  и  мапа емпатије за сваки од идентификованих корисничких сегмената.</w:t>
      </w:r>
    </w:p>
    <w:p w14:paraId="478FCB9D" w14:textId="77777777" w:rsidR="00C220A6" w:rsidRPr="00C220A6" w:rsidRDefault="00C220A6" w:rsidP="5DF6FA5E">
      <w:pPr>
        <w:rPr>
          <w:noProof/>
        </w:rPr>
      </w:pPr>
      <w:r w:rsidRPr="5DF6FA5E">
        <w:rPr>
          <w:noProof/>
        </w:rPr>
        <w:t>Остатак дела документа има за циљ да представи методологију која ће се примењивати током израде пројекта. Укључује истраживање кључних питања развоја, попут анализе пословног модела, кључних метрика за успешност компаније, пословног окружења и SWOT анализе.</w:t>
      </w:r>
    </w:p>
    <w:p w14:paraId="2251458A" w14:textId="0D83AD12" w:rsidR="00504D55" w:rsidRPr="00504D55" w:rsidRDefault="00504D55" w:rsidP="00504D55">
      <w:pPr>
        <w:pStyle w:val="Heading2"/>
        <w:numPr>
          <w:ilvl w:val="1"/>
          <w:numId w:val="7"/>
        </w:numPr>
        <w:rPr>
          <w:lang w:val="sr-Cyrl-RS"/>
        </w:rPr>
      </w:pPr>
      <w:bookmarkStart w:id="8" w:name="_Toc100520622"/>
      <w:r>
        <w:rPr>
          <w:lang w:val="sr-Cyrl-RS"/>
        </w:rPr>
        <w:t>Визија</w:t>
      </w:r>
      <w:bookmarkEnd w:id="8"/>
    </w:p>
    <w:p w14:paraId="4F4B45AE" w14:textId="77777777" w:rsidR="00C220A6" w:rsidRPr="00F429B6" w:rsidRDefault="00C220A6" w:rsidP="1129B2AB">
      <w:pPr>
        <w:pStyle w:val="ListParagraph"/>
        <w:ind w:left="360" w:firstLine="360"/>
      </w:pPr>
      <w:r w:rsidRPr="1129B2AB">
        <w:rPr>
          <w:noProof/>
        </w:rPr>
        <w:t>Визија компаније је константна иновација и континуирани раст како би апликација увек била најбоља дестинација за кориснике. Да буде доступна у сваком тренутку, што значи да корисник може да приступи помоћу веб претраживача, ограничен само временом прекида рада сервера. Такође у случају кавара или оштећења базе података, резервна копија треба да преузме све информације. План за будућност је и</w:t>
      </w:r>
      <w:r w:rsidRPr="1129B2AB">
        <w:rPr>
          <w:rFonts w:eastAsia="Times New Roman"/>
          <w:noProof/>
        </w:rPr>
        <w:t xml:space="preserve"> повећање промотивних активности путем тржишта и веб странице. Поред тога и партнерство са клијентима ради повећања могућности за иновације и проширење тржишта. </w:t>
      </w:r>
    </w:p>
    <w:p w14:paraId="75E1FDD5" w14:textId="77777777" w:rsidR="00504D55" w:rsidRDefault="00504D55" w:rsidP="1129B2AB">
      <w:pPr>
        <w:pStyle w:val="Heading2"/>
        <w:numPr>
          <w:ilvl w:val="1"/>
          <w:numId w:val="7"/>
        </w:numPr>
        <w:rPr>
          <w:noProof/>
        </w:rPr>
      </w:pPr>
      <w:bookmarkStart w:id="9" w:name="_Toc100520623"/>
      <w:r w:rsidRPr="1129B2AB">
        <w:rPr>
          <w:noProof/>
        </w:rPr>
        <w:t>Мисија</w:t>
      </w:r>
      <w:bookmarkEnd w:id="9"/>
    </w:p>
    <w:p w14:paraId="4826B3BD" w14:textId="77777777" w:rsidR="00C220A6" w:rsidRDefault="00C220A6" w:rsidP="1129B2AB">
      <w:pPr>
        <w:pStyle w:val="ListParagraph"/>
        <w:ind w:left="360" w:firstLine="360"/>
        <w:rPr>
          <w:noProof/>
        </w:rPr>
      </w:pPr>
      <w:r w:rsidRPr="1129B2AB">
        <w:rPr>
          <w:noProof/>
        </w:rPr>
        <w:t>Мисија ове апликације је да корисницима пружи не само велики избор висококвалитетних намирница, које су на дохват руке, већ ефикасну, поуздану  и</w:t>
      </w:r>
      <w:r>
        <w:t xml:space="preserve"> </w:t>
      </w:r>
      <w:r w:rsidRPr="1129B2AB">
        <w:rPr>
          <w:noProof/>
        </w:rPr>
        <w:t xml:space="preserve">исплативу услугу. Задовољство купаца је главни циљ. Фокусира се на компанију, заинтересоване стране и апликације које омогућава једноставну продају и понуду путем Интернета, дистрибуцију и маркетинг разних производа у различитим категоријама. Нуди прилику малим компанијама и произвођачима да дођу до глобалног тржишта и продају своје производе. Поред тога стварање бољег и здравијег </w:t>
      </w:r>
      <w:r w:rsidRPr="1129B2AB">
        <w:rPr>
          <w:noProof/>
        </w:rPr>
        <w:lastRenderedPageBreak/>
        <w:t xml:space="preserve">свакодневног живота за купце. Буђење свести како храна утиче на организам и чиме треба да се хране  како би били здравији. </w:t>
      </w:r>
    </w:p>
    <w:p w14:paraId="787C683F" w14:textId="54795DCA" w:rsidR="00BA7B35" w:rsidRDefault="002E1A52" w:rsidP="1129B2AB">
      <w:pPr>
        <w:pStyle w:val="Heading1"/>
        <w:numPr>
          <w:ilvl w:val="0"/>
          <w:numId w:val="7"/>
        </w:numPr>
        <w:rPr>
          <w:noProof/>
        </w:rPr>
      </w:pPr>
      <w:bookmarkStart w:id="10" w:name="_Toc100520624"/>
      <w:r w:rsidRPr="1129B2AB">
        <w:rPr>
          <w:noProof/>
        </w:rPr>
        <w:t>Пословни</w:t>
      </w:r>
      <w:r w:rsidR="00BA7B35" w:rsidRPr="1129B2AB">
        <w:rPr>
          <w:noProof/>
        </w:rPr>
        <w:t xml:space="preserve"> модел</w:t>
      </w:r>
      <w:bookmarkEnd w:id="10"/>
    </w:p>
    <w:p w14:paraId="2A901BC1" w14:textId="6B014A47" w:rsidR="00C220A6" w:rsidRPr="00C220A6" w:rsidRDefault="00C220A6" w:rsidP="1129B2AB">
      <w:pPr>
        <w:pStyle w:val="ListParagraph"/>
        <w:ind w:left="0" w:firstLine="360"/>
        <w:rPr>
          <w:rFonts w:eastAsia="Times New Roman"/>
          <w:noProof/>
        </w:rPr>
      </w:pPr>
      <w:r w:rsidRPr="1129B2AB">
        <w:rPr>
          <w:rFonts w:eastAsia="Times New Roman"/>
          <w:noProof/>
        </w:rPr>
        <w:t xml:space="preserve">Пословни модел резимира логику компаније, како функционише и како ствара вредност за заинтересоване стране.  Пословни модел обухвата важне елементе изабране стратегије организације са циљем обезбеђивања корпоративног профита. Корисно за развој и побољшање пројекта. Пословни модел представљен кроз </w:t>
      </w:r>
      <w:r w:rsidRPr="1129B2AB">
        <w:rPr>
          <w:noProof/>
        </w:rPr>
        <w:t>Business Model Canvas</w:t>
      </w:r>
      <w:r w:rsidRPr="1129B2AB">
        <w:rPr>
          <w:rFonts w:eastAsia="Times New Roman"/>
          <w:noProof/>
        </w:rPr>
        <w:t>, чини девет главних компоненти, а то су кориснички сегменти, предложене вредности, канали дистрибуције, односи са корисницима, токови прихода, кључни ресурси, кључне активности, кључна партнерства и структура трошкова.</w:t>
      </w:r>
    </w:p>
    <w:p w14:paraId="01A18761" w14:textId="1D1EB604" w:rsidR="00A85458" w:rsidRDefault="000F52AF" w:rsidP="1129B2AB">
      <w:pPr>
        <w:pStyle w:val="Heading2"/>
        <w:numPr>
          <w:ilvl w:val="1"/>
          <w:numId w:val="7"/>
        </w:numPr>
        <w:rPr>
          <w:noProof/>
        </w:rPr>
      </w:pPr>
      <w:bookmarkStart w:id="11" w:name="_Toc100520625"/>
      <w:r w:rsidRPr="1129B2AB">
        <w:rPr>
          <w:noProof/>
        </w:rPr>
        <w:t>Кориснички</w:t>
      </w:r>
      <w:r w:rsidR="00A85458" w:rsidRPr="1129B2AB">
        <w:rPr>
          <w:noProof/>
        </w:rPr>
        <w:t xml:space="preserve"> сегменти</w:t>
      </w:r>
      <w:bookmarkEnd w:id="11"/>
    </w:p>
    <w:p w14:paraId="545B5AEE" w14:textId="77777777" w:rsidR="00C220A6" w:rsidRDefault="00C220A6" w:rsidP="1129B2AB">
      <w:pPr>
        <w:ind w:firstLine="720"/>
        <w:rPr>
          <w:noProof/>
        </w:rPr>
      </w:pPr>
      <w:r w:rsidRPr="1129B2AB">
        <w:rPr>
          <w:noProof/>
        </w:rPr>
        <w:t xml:space="preserve">Кориснички сегменти засновани су на различитим групама којима компанија тежи да пружи што бољу понуду. Битно је познавати кориснике и разумети њихове потребе и жеље за будућност, јер на тај начин пружају им се производи који  задовољавају њихове потребе и проблеме. Купци су највећи разлог за опсатанак компаније. Купци су корисници који су регисровани и имају могућност наручивања путем Интернета, штавише могу да прате своје наруџбине и напредак испоруке у реалном времену. </w:t>
      </w:r>
    </w:p>
    <w:p w14:paraId="06364EB6" w14:textId="0DACF11D" w:rsidR="00C220A6" w:rsidRDefault="00C220A6" w:rsidP="1129B2AB">
      <w:pPr>
        <w:rPr>
          <w:noProof/>
        </w:rPr>
      </w:pPr>
      <w:r w:rsidRPr="1129B2AB">
        <w:rPr>
          <w:noProof/>
        </w:rPr>
        <w:t>Сегмент купаца на који “ePijaca” жели да се фокусира су особе од 25 до 6</w:t>
      </w:r>
      <w:ins w:id="12" w:author="Настасија Аврамовић" w:date="2022-06-18T14:57:00Z">
        <w:r w:rsidR="00377FD3">
          <w:rPr>
            <w:noProof/>
          </w:rPr>
          <w:t>5</w:t>
        </w:r>
      </w:ins>
      <w:del w:id="13" w:author="Настасија Аврамовић" w:date="2022-06-18T14:57:00Z">
        <w:r w:rsidRPr="1129B2AB" w:rsidDel="00377FD3">
          <w:rPr>
            <w:noProof/>
          </w:rPr>
          <w:delText>0</w:delText>
        </w:r>
      </w:del>
      <w:r w:rsidRPr="1129B2AB">
        <w:rPr>
          <w:noProof/>
        </w:rPr>
        <w:t xml:space="preserve"> година, </w:t>
      </w:r>
      <w:ins w:id="14" w:author="Настасија Аврамовић" w:date="2022-06-18T14:58:00Z">
        <w:r w:rsidR="00D92626">
          <w:rPr>
            <w:noProof/>
            <w:lang w:val="sr-Cyrl-RS"/>
          </w:rPr>
          <w:t xml:space="preserve">јер </w:t>
        </w:r>
      </w:ins>
      <w:commentRangeStart w:id="15"/>
      <w:del w:id="16" w:author="Настасија Аврамовић" w:date="2022-06-18T14:58:00Z">
        <w:r w:rsidRPr="1129B2AB" w:rsidDel="00D92626">
          <w:rPr>
            <w:noProof/>
          </w:rPr>
          <w:delText xml:space="preserve">јер </w:delText>
        </w:r>
        <w:r w:rsidRPr="1129B2AB" w:rsidDel="00377FD3">
          <w:rPr>
            <w:noProof/>
          </w:rPr>
          <w:delText>истраживања говоре да у том узрасту људи воле традиционалне и органске производе</w:delText>
        </w:r>
        <w:commentRangeEnd w:id="15"/>
        <w:r w:rsidR="00AC0B3C" w:rsidDel="00377FD3">
          <w:rPr>
            <w:rStyle w:val="CommentReference"/>
          </w:rPr>
          <w:commentReference w:id="15"/>
        </w:r>
        <w:r w:rsidRPr="1129B2AB" w:rsidDel="00377FD3">
          <w:rPr>
            <w:noProof/>
          </w:rPr>
          <w:delText>.</w:delText>
        </w:r>
      </w:del>
      <w:ins w:id="17" w:author="Настасија Аврамовић" w:date="2022-06-18T14:58:00Z">
        <w:r w:rsidR="00377FD3">
          <w:rPr>
            <w:noProof/>
          </w:rPr>
          <w:t xml:space="preserve">je </w:t>
        </w:r>
        <w:r w:rsidR="00377FD3">
          <w:rPr>
            <w:noProof/>
            <w:lang w:val="sr-Cyrl-RS"/>
          </w:rPr>
          <w:t>то радно способно станов</w:t>
        </w:r>
        <w:r w:rsidR="00D92626">
          <w:rPr>
            <w:noProof/>
            <w:lang w:val="sr-Cyrl-RS"/>
          </w:rPr>
          <w:t>ништво.</w:t>
        </w:r>
      </w:ins>
      <w:r w:rsidRPr="1129B2AB">
        <w:rPr>
          <w:noProof/>
        </w:rPr>
        <w:t xml:space="preserve"> Сегмент корисника који опслужује “ePijaca” у виду купаца су људи који живе у великим градовима са активним начином живота. Прецизније, циљ су посетиоци фитнес клубова, активни учесници у заједницама за мршављење, претплатници фитнес блогера, људи који преузимају апликације везане за здраву храну, они који наручују готове </w:t>
      </w:r>
      <w:del w:id="18" w:author="Mihajlo Ogrizovic" w:date="2022-05-12T13:10:00Z">
        <w:r w:rsidRPr="1129B2AB" w:rsidDel="00AC0B3C">
          <w:rPr>
            <w:noProof/>
          </w:rPr>
          <w:delText xml:space="preserve"> </w:delText>
        </w:r>
      </w:del>
      <w:r w:rsidRPr="1129B2AB">
        <w:rPr>
          <w:noProof/>
        </w:rPr>
        <w:t>здраве оброке, посетиоци пијаца, кафићи са здравом храном, породице са децом и компаније које нуде посебне режиме  здраве исхране, па су им потребне намирнице провереног квалитета.</w:t>
      </w:r>
    </w:p>
    <w:p w14:paraId="6C765C07" w14:textId="6881C0CC" w:rsidR="00C220A6" w:rsidRPr="009C6C06" w:rsidDel="00E4062F" w:rsidRDefault="00C220A6" w:rsidP="1129B2AB">
      <w:pPr>
        <w:rPr>
          <w:del w:id="19" w:author="Настасија Аврамовић" w:date="2022-06-18T15:02:00Z"/>
          <w:noProof/>
          <w:lang w:val="sr-Cyrl-RS"/>
          <w:rPrChange w:id="20" w:author="Настасија Аврамовић" w:date="2022-06-18T15:02:00Z">
            <w:rPr>
              <w:del w:id="21" w:author="Настасија Аврамовић" w:date="2022-06-18T15:02:00Z"/>
              <w:noProof/>
            </w:rPr>
          </w:rPrChange>
        </w:rPr>
      </w:pPr>
      <w:commentRangeStart w:id="22"/>
      <w:del w:id="23" w:author="Настасија Аврамовић" w:date="2022-06-18T15:02:00Z">
        <w:r w:rsidRPr="1129B2AB" w:rsidDel="009C6C06">
          <w:rPr>
            <w:noProof/>
          </w:rPr>
          <w:delText>Док су продавци претежно из руралних крајева, који се баве пољопривредом, прецизније земљорадњом, сточарством, шумарством, пчеларством, а такође  и</w:delText>
        </w:r>
        <w:r w:rsidDel="009C6C06">
          <w:delText xml:space="preserve"> </w:delText>
        </w:r>
        <w:r w:rsidRPr="1129B2AB" w:rsidDel="009C6C06">
          <w:rPr>
            <w:noProof/>
          </w:rPr>
          <w:delText>занатлије.</w:delText>
        </w:r>
        <w:commentRangeEnd w:id="22"/>
        <w:r w:rsidR="00AC0B3C" w:rsidDel="009C6C06">
          <w:rPr>
            <w:rStyle w:val="CommentReference"/>
          </w:rPr>
          <w:commentReference w:id="22"/>
        </w:r>
      </w:del>
    </w:p>
    <w:p w14:paraId="13B5766D" w14:textId="77777777" w:rsidR="00C220A6" w:rsidRPr="00AC0B3C" w:rsidRDefault="00C220A6" w:rsidP="1129B2AB">
      <w:pPr>
        <w:rPr>
          <w:noProof/>
        </w:rPr>
      </w:pPr>
      <w:r w:rsidRPr="1129B2AB">
        <w:rPr>
          <w:noProof/>
        </w:rPr>
        <w:t>И једни и други захтевају различите понуде од компаније и до њих се долази коришћењем различитих канала дистрибуције и имају различите профитабилности, па се може рећи да је то вишестрана платформа.</w:t>
      </w:r>
    </w:p>
    <w:p w14:paraId="338CED12" w14:textId="77777777" w:rsidR="00C220A6" w:rsidRDefault="00C220A6" w:rsidP="1129B2AB">
      <w:pPr>
        <w:rPr>
          <w:noProof/>
        </w:rPr>
      </w:pPr>
      <w:r w:rsidRPr="1129B2AB">
        <w:rPr>
          <w:noProof/>
        </w:rPr>
        <w:t>Платформа ће нудити могућност размене рецепата и искустава корисника. Ово неће директно доносити профит, али ће допринети развоју заједнице.</w:t>
      </w:r>
    </w:p>
    <w:p w14:paraId="4CF6A731" w14:textId="77777777" w:rsidR="00C220A6" w:rsidRDefault="00C220A6" w:rsidP="1129B2AB">
      <w:pPr>
        <w:rPr>
          <w:noProof/>
        </w:rPr>
      </w:pPr>
      <w:r w:rsidRPr="1129B2AB">
        <w:rPr>
          <w:noProof/>
        </w:rPr>
        <w:t>Битан фактор јесу рани усвојици (</w:t>
      </w:r>
      <w:r w:rsidRPr="1129B2AB">
        <w:rPr>
          <w:rFonts w:ascii="Calibri" w:hAnsi="Calibri" w:cs="Calibri"/>
          <w:noProof/>
        </w:rPr>
        <w:t>early adopters</w:t>
      </w:r>
      <w:r w:rsidRPr="1129B2AB">
        <w:rPr>
          <w:noProof/>
        </w:rPr>
        <w:t>), они су прва група људи који су спремни  и</w:t>
      </w:r>
      <w:r>
        <w:t xml:space="preserve"> </w:t>
      </w:r>
      <w:r w:rsidRPr="1129B2AB">
        <w:rPr>
          <w:noProof/>
        </w:rPr>
        <w:t>жељни да што пре нађу решење за проблем који имају, спремни су на ризик.  Они су ти који ће привући нове кориснике. То пре свега јесу власници малих пољопривредних газдинстава у виду продаваца, јер су упознати са индустријом и желе да нађу начин на који могу доћи до већег тржишта и да пронађу потенцијалне партнере, јер не могу ништа изгубити. Што се тиче купаца то  су радознали људи из окружења, жељни укусне и органске хране.</w:t>
      </w:r>
    </w:p>
    <w:p w14:paraId="2D78E7BB" w14:textId="77777777" w:rsidR="00C220A6" w:rsidRPr="00C220A6" w:rsidRDefault="00C220A6" w:rsidP="031E15FE">
      <w:pPr>
        <w:rPr>
          <w:noProof/>
        </w:rPr>
      </w:pPr>
      <w:r w:rsidRPr="031E15FE">
        <w:rPr>
          <w:noProof/>
        </w:rPr>
        <w:t xml:space="preserve">ТАМ, ЅАМ и ЅОМ представљају различите подскупове тржишта. </w:t>
      </w:r>
      <w:r w:rsidRPr="031E15FE">
        <w:rPr>
          <w:noProof/>
          <w:shd w:val="clear" w:color="auto" w:fill="FFFFFF"/>
        </w:rPr>
        <w:t>СОМ и САМ помажу у уклањању ризика улагања, док ТАМ омогућава процену потенцијала за раст.</w:t>
      </w:r>
    </w:p>
    <w:p w14:paraId="125EBE1D" w14:textId="0EF0AD46" w:rsidR="00C220A6" w:rsidRPr="00C220A6" w:rsidRDefault="00C220A6" w:rsidP="031E15FE">
      <w:pPr>
        <w:rPr>
          <w:noProof/>
        </w:rPr>
      </w:pPr>
      <w:commentRangeStart w:id="24"/>
      <w:r w:rsidRPr="031E15FE">
        <w:rPr>
          <w:noProof/>
        </w:rPr>
        <w:lastRenderedPageBreak/>
        <w:t xml:space="preserve">TAM(Total Available Market) представља укупно тржиште за одређени производ под претпоставком да постоје неограничени ресурси и да нема конкуренције. У случају ePijace на </w:t>
      </w:r>
      <w:ins w:id="25" w:author="Настасија Аврамовић" w:date="2022-06-18T15:34:00Z">
        <w:r w:rsidR="00A52309">
          <w:rPr>
            <w:noProof/>
            <w:lang w:val="sr-Cyrl-RS"/>
          </w:rPr>
          <w:t>нивоу Ре</w:t>
        </w:r>
      </w:ins>
      <w:ins w:id="26" w:author="Настасија Аврамовић" w:date="2022-06-18T15:35:00Z">
        <w:r w:rsidR="00A52309">
          <w:rPr>
            <w:noProof/>
            <w:lang w:val="sr-Cyrl-RS"/>
          </w:rPr>
          <w:t>публике Србије</w:t>
        </w:r>
        <w:r w:rsidR="00B96C07">
          <w:rPr>
            <w:noProof/>
            <w:lang w:val="sr-Cyrl-RS"/>
          </w:rPr>
          <w:t xml:space="preserve"> потенцијално би мого да се достигне милион корисника, којима је просечна плата </w:t>
        </w:r>
        <w:r w:rsidR="00A833E5">
          <w:rPr>
            <w:noProof/>
            <w:lang w:val="sr-Cyrl-RS"/>
          </w:rPr>
          <w:t>650</w:t>
        </w:r>
      </w:ins>
      <w:ins w:id="27" w:author="Настасија Аврамовић" w:date="2022-06-18T15:36:00Z">
        <w:r w:rsidR="00A833E5">
          <w:rPr>
            <w:noProof/>
            <w:lang w:val="sr-Cyrl-RS"/>
          </w:rPr>
          <w:t>е,  односно потенцијална вредност  би била 650 милиона евра.</w:t>
        </w:r>
      </w:ins>
      <w:del w:id="28" w:author="Настасија Аврамовић" w:date="2022-06-18T15:34:00Z">
        <w:r w:rsidRPr="031E15FE" w:rsidDel="001F6144">
          <w:rPr>
            <w:noProof/>
          </w:rPr>
          <w:delText>глобалном нивоу би ово износило око  милијарду потенцијалних корисника.</w:delText>
        </w:r>
      </w:del>
    </w:p>
    <w:p w14:paraId="57B01575" w14:textId="72102E1D" w:rsidR="00C220A6" w:rsidRPr="00C220A6" w:rsidRDefault="00C220A6" w:rsidP="031E15FE">
      <w:pPr>
        <w:rPr>
          <w:rFonts w:eastAsia="Calibri"/>
          <w:noProof/>
        </w:rPr>
      </w:pPr>
      <w:r w:rsidRPr="031E15FE">
        <w:rPr>
          <w:noProof/>
        </w:rPr>
        <w:t xml:space="preserve">SAM(Serviceable Available Market) представља </w:t>
      </w:r>
      <w:r w:rsidRPr="031E15FE">
        <w:rPr>
          <w:rFonts w:eastAsia="Calibri"/>
          <w:noProof/>
        </w:rPr>
        <w:t xml:space="preserve">доступно тржиште за сервисирање, односно то је сегмент ТАМ-а на који циља услугa, а који је унутар географског досега. На простору </w:t>
      </w:r>
      <w:ins w:id="29" w:author="Настасија Аврамовић" w:date="2022-06-18T15:36:00Z">
        <w:r w:rsidR="00A833E5">
          <w:rPr>
            <w:rFonts w:eastAsia="Calibri"/>
            <w:noProof/>
            <w:lang w:val="sr-Cyrl-RS"/>
          </w:rPr>
          <w:t xml:space="preserve">Републике </w:t>
        </w:r>
      </w:ins>
      <w:r w:rsidRPr="031E15FE">
        <w:rPr>
          <w:rFonts w:eastAsia="Calibri"/>
          <w:noProof/>
        </w:rPr>
        <w:t>Србије, тај број би могао да достигне 200 000 потенцијалних корисника</w:t>
      </w:r>
      <w:ins w:id="30" w:author="Настасија Аврамовић" w:date="2022-06-18T15:36:00Z">
        <w:r w:rsidR="00A833E5">
          <w:rPr>
            <w:rFonts w:eastAsia="Calibri"/>
            <w:noProof/>
            <w:lang w:val="sr-Cyrl-RS"/>
          </w:rPr>
          <w:t xml:space="preserve">, односно  </w:t>
        </w:r>
      </w:ins>
      <w:ins w:id="31" w:author="Настасија Аврамовић" w:date="2022-06-18T15:37:00Z">
        <w:r w:rsidR="005D6468">
          <w:rPr>
            <w:rFonts w:eastAsia="Calibri"/>
            <w:noProof/>
            <w:lang w:val="sr-Cyrl-RS"/>
          </w:rPr>
          <w:t>130 милиона евра.</w:t>
        </w:r>
      </w:ins>
      <w:del w:id="32" w:author="Настасија Аврамовић" w:date="2022-06-18T15:36:00Z">
        <w:r w:rsidRPr="031E15FE" w:rsidDel="00A833E5">
          <w:rPr>
            <w:rFonts w:eastAsia="Calibri"/>
            <w:noProof/>
          </w:rPr>
          <w:delText>.</w:delText>
        </w:r>
      </w:del>
    </w:p>
    <w:p w14:paraId="193408D1" w14:textId="2AAC1903" w:rsidR="00C220A6" w:rsidRPr="00D1183A" w:rsidRDefault="00C220A6" w:rsidP="1129B2AB">
      <w:pPr>
        <w:rPr>
          <w:noProof/>
        </w:rPr>
      </w:pPr>
      <w:r w:rsidRPr="1129B2AB">
        <w:rPr>
          <w:noProof/>
        </w:rPr>
        <w:t>SOM(Serviceable Obtainable Market) представља процену дела прихода у оквиру одређеног сегмента производа. Тренутни циљ ePijace je да достигне 10%, односно 20 000 корисника</w:t>
      </w:r>
      <w:ins w:id="33" w:author="Настасија Аврамовић" w:date="2022-06-18T15:37:00Z">
        <w:r w:rsidR="005D6468">
          <w:rPr>
            <w:noProof/>
            <w:lang w:val="sr-Cyrl-RS"/>
          </w:rPr>
          <w:t xml:space="preserve"> (око 13 милиона евра).</w:t>
        </w:r>
      </w:ins>
      <w:del w:id="34" w:author="Настасија Аврамовић" w:date="2022-06-18T15:37:00Z">
        <w:r w:rsidRPr="1129B2AB" w:rsidDel="005D6468">
          <w:rPr>
            <w:noProof/>
          </w:rPr>
          <w:delText>.</w:delText>
        </w:r>
        <w:commentRangeEnd w:id="24"/>
        <w:r w:rsidR="00AC0B3C" w:rsidDel="005D6468">
          <w:rPr>
            <w:rStyle w:val="CommentReference"/>
          </w:rPr>
          <w:commentReference w:id="24"/>
        </w:r>
      </w:del>
    </w:p>
    <w:p w14:paraId="3E3971F9" w14:textId="77777777" w:rsidR="00C220A6" w:rsidRPr="00C220A6" w:rsidRDefault="00C220A6" w:rsidP="1129B2AB">
      <w:pPr>
        <w:rPr>
          <w:noProof/>
        </w:rPr>
      </w:pPr>
    </w:p>
    <w:p w14:paraId="6214D8D4" w14:textId="1E524A50" w:rsidR="00A85458" w:rsidRDefault="00A85458" w:rsidP="1129B2AB">
      <w:pPr>
        <w:pStyle w:val="Heading2"/>
        <w:numPr>
          <w:ilvl w:val="1"/>
          <w:numId w:val="7"/>
        </w:numPr>
        <w:rPr>
          <w:noProof/>
        </w:rPr>
      </w:pPr>
      <w:bookmarkStart w:id="35" w:name="_Toc100520626"/>
      <w:r w:rsidRPr="1129B2AB">
        <w:rPr>
          <w:noProof/>
        </w:rPr>
        <w:t>Предло</w:t>
      </w:r>
      <w:r w:rsidR="002B4D73" w:rsidRPr="1129B2AB">
        <w:rPr>
          <w:noProof/>
        </w:rPr>
        <w:t>зи</w:t>
      </w:r>
      <w:r w:rsidRPr="1129B2AB">
        <w:rPr>
          <w:noProof/>
        </w:rPr>
        <w:t xml:space="preserve"> вредности</w:t>
      </w:r>
      <w:bookmarkEnd w:id="35"/>
    </w:p>
    <w:p w14:paraId="3DFB063A" w14:textId="72BC2469" w:rsidR="00C220A6" w:rsidRPr="009F1D76" w:rsidRDefault="00C220A6" w:rsidP="1129B2AB">
      <w:pPr>
        <w:ind w:firstLine="720"/>
        <w:rPr>
          <w:noProof/>
        </w:rPr>
      </w:pPr>
      <w:r w:rsidRPr="1129B2AB">
        <w:rPr>
          <w:noProof/>
        </w:rPr>
        <w:t>Предлози вредности које нуди као разлог зашто корисници користе услуге апликације је једноставна употреба и то корисницима омогућава пријатно искуство.  Веб апликација намењена  je</w:t>
      </w:r>
      <w:r w:rsidRPr="1129B2AB">
        <w:rPr>
          <w:lang w:val="sr-Latn-RS"/>
        </w:rPr>
        <w:t xml:space="preserve"> </w:t>
      </w:r>
      <w:r w:rsidRPr="1129B2AB">
        <w:rPr>
          <w:noProof/>
        </w:rPr>
        <w:t>да обезбеди комплетна решења за продавцe, као и за купце и олакша процес трансакције између њих. Пружа људима намирнице провереног квалитета и могућност избора, тако да свако може пронаћи оно што му треба, како би се стигло до што више  људи, и показује да хранити се здраво није нужно и скупо.</w:t>
      </w:r>
    </w:p>
    <w:p w14:paraId="622AB8FC" w14:textId="4F4EAB42" w:rsidR="00C220A6" w:rsidRDefault="00C220A6" w:rsidP="1129B2AB">
      <w:pPr>
        <w:rPr>
          <w:noProof/>
        </w:rPr>
      </w:pPr>
      <w:r w:rsidRPr="1129B2AB">
        <w:rPr>
          <w:noProof/>
        </w:rPr>
        <w:t>Постоји велики број комерцијалних веб апликација за куповину које нуде различите производе, али један од проблема јесте постојање</w:t>
      </w:r>
      <w:del w:id="36" w:author="Mihajlo Ogrizovic" w:date="2022-05-12T13:15:00Z">
        <w:r w:rsidRPr="1129B2AB" w:rsidDel="00AC0B3C">
          <w:rPr>
            <w:noProof/>
          </w:rPr>
          <w:delText xml:space="preserve"> </w:delText>
        </w:r>
      </w:del>
      <w:r w:rsidRPr="1129B2AB">
        <w:rPr>
          <w:noProof/>
        </w:rPr>
        <w:t xml:space="preserve"> неинтерактивног окружења корисницама, употреба претраживача који не пружа додатна филтирирања резултата на основу различитих критеријума. Мотив је да пружи кориснику </w:t>
      </w:r>
      <w:del w:id="37" w:author="Mihajlo Ogrizovic" w:date="2022-05-12T13:15:00Z">
        <w:r w:rsidRPr="1129B2AB" w:rsidDel="00AC0B3C">
          <w:rPr>
            <w:noProof/>
          </w:rPr>
          <w:delText xml:space="preserve"> </w:delText>
        </w:r>
      </w:del>
      <w:r w:rsidRPr="1129B2AB">
        <w:rPr>
          <w:noProof/>
        </w:rPr>
        <w:t>интерактивну претрагу помоћу различитих критеријума, омогући интерактивну комуникацију, креирање налога, чување производа на листи жеља, једноставну куповину, склапање сарадњи, писање рецензија, дељење рецепата, комуникација преко форума. Такође корисници имају могућност да се претплате да буду обавештени о промени цене одређеног производа или да буду обавештени када буде опет доступан у случају да  неког производа није било на стању. Могу сачувати информације о куповини, односно  о</w:t>
      </w:r>
      <w:r>
        <w:t xml:space="preserve"> </w:t>
      </w:r>
      <w:r w:rsidRPr="1129B2AB">
        <w:rPr>
          <w:noProof/>
        </w:rPr>
        <w:t xml:space="preserve">обрачуну и испоруци. </w:t>
      </w:r>
    </w:p>
    <w:p w14:paraId="1C077431" w14:textId="77777777" w:rsidR="00C220A6" w:rsidRDefault="00C220A6" w:rsidP="1129B2AB">
      <w:pPr>
        <w:rPr>
          <w:noProof/>
        </w:rPr>
      </w:pPr>
      <w:r w:rsidRPr="1129B2AB">
        <w:rPr>
          <w:noProof/>
        </w:rPr>
        <w:t xml:space="preserve">Поред тога људи имају тенденцију да штеде, а већина постојећих продавница је принуђена да повећава своје цене, конкуренција је у неповољном положају јер трошкови веб апликације су знатно мањи, што омугаћава да продају робе по нижој цени. </w:t>
      </w:r>
    </w:p>
    <w:p w14:paraId="125E4512" w14:textId="0E189ADF" w:rsidR="002B4D73" w:rsidRDefault="002B4D73" w:rsidP="1129B2AB">
      <w:pPr>
        <w:pStyle w:val="Heading2"/>
        <w:numPr>
          <w:ilvl w:val="1"/>
          <w:numId w:val="7"/>
        </w:numPr>
        <w:rPr>
          <w:noProof/>
        </w:rPr>
      </w:pPr>
      <w:bookmarkStart w:id="38" w:name="_Toc100520627"/>
      <w:r w:rsidRPr="1129B2AB">
        <w:rPr>
          <w:noProof/>
        </w:rPr>
        <w:t>Канали дистрибуције</w:t>
      </w:r>
      <w:bookmarkEnd w:id="38"/>
    </w:p>
    <w:p w14:paraId="2BAB813E" w14:textId="77777777" w:rsidR="00C220A6" w:rsidRDefault="00C220A6" w:rsidP="1129B2AB">
      <w:pPr>
        <w:ind w:firstLine="720"/>
        <w:rPr>
          <w:noProof/>
        </w:rPr>
      </w:pPr>
      <w:r w:rsidRPr="1129B2AB">
        <w:rPr>
          <w:noProof/>
        </w:rPr>
        <w:t xml:space="preserve">Канал дистрибуције је веза између корисника и компаније, где се компанија труди да испоручи производ доброг квалитета, ефикасно и по приступачној цени. </w:t>
      </w:r>
    </w:p>
    <w:p w14:paraId="6D89EAF5" w14:textId="77777777" w:rsidR="00C220A6" w:rsidRPr="00C220A6" w:rsidRDefault="00C220A6" w:rsidP="1129B2AB">
      <w:pPr>
        <w:rPr>
          <w:noProof/>
        </w:rPr>
      </w:pPr>
      <w:r w:rsidRPr="1129B2AB">
        <w:rPr>
          <w:noProof/>
        </w:rPr>
        <w:t>Компанија “ePijaca” нема продавнице и дистрибутере који могу помоћи у комуникацији и преношењу понуде корисницима, већ само канале преко Интернета односно, веб страницу, што значи да је канал директан и подразумева продају преко сопствене мреже. Свесност потенцијалних корисника се подстиче примарно путем дрштвених мрежа као што су Facebook и Instagram, а затим преко ТВ реклама и уживо дељењем промо материјала. На тај начин стичу се нови корисници и повећавају приходи.</w:t>
      </w:r>
    </w:p>
    <w:p w14:paraId="5F07A520" w14:textId="77777777" w:rsidR="00C220A6" w:rsidRDefault="00C220A6" w:rsidP="1129B2AB">
      <w:pPr>
        <w:rPr>
          <w:noProof/>
        </w:rPr>
      </w:pPr>
      <w:r w:rsidRPr="1129B2AB">
        <w:rPr>
          <w:noProof/>
        </w:rPr>
        <w:t xml:space="preserve">Свако може да приступи веб страници, чак и нерегистровани корисници и имају могућност да погледају целокупну понуду, да претраже производе и прочитају форуме. Поред тога, нуди се могућност да купе услуге једноставним процесом регистрације након ког постају пуноправни </w:t>
      </w:r>
      <w:r w:rsidRPr="1129B2AB">
        <w:rPr>
          <w:noProof/>
        </w:rPr>
        <w:lastRenderedPageBreak/>
        <w:t xml:space="preserve">корисници платформе и могу да користе све функционалности купаца. Приликом регистрације потребно је потврдити мејл адресу и број телефона због безбедности. </w:t>
      </w:r>
    </w:p>
    <w:p w14:paraId="43569AA9" w14:textId="77777777" w:rsidR="00C220A6" w:rsidRPr="00C220A6" w:rsidRDefault="00C220A6" w:rsidP="1129B2AB">
      <w:pPr>
        <w:rPr>
          <w:noProof/>
        </w:rPr>
      </w:pPr>
      <w:r w:rsidRPr="1129B2AB">
        <w:rPr>
          <w:noProof/>
        </w:rPr>
        <w:t xml:space="preserve">Потенцијалним продавцима ће се поред горе наведених метода прилазити и директније, слањем мејлова малим компанијама и физичком промоцијом на пијацама. Приликом регистрације биће потребно да се провери фирма и утврди квалитет самих производа који се нуде, након чега ће се потписивати уговори о сарадњи. </w:t>
      </w:r>
    </w:p>
    <w:p w14:paraId="6C781DA8" w14:textId="77777777" w:rsidR="00C220A6" w:rsidRPr="0067053D" w:rsidRDefault="00C220A6" w:rsidP="1129B2AB">
      <w:pPr>
        <w:rPr>
          <w:noProof/>
        </w:rPr>
      </w:pPr>
      <w:r w:rsidRPr="1129B2AB">
        <w:rPr>
          <w:noProof/>
        </w:rPr>
        <w:t>Са компанијом се директно може комуницирати путем електронске поште и контакт телефона, а оператери ће у најкраћем року одговарати на сва питања. Такође пружа помоћ, у виду одељка често постављених питања.</w:t>
      </w:r>
    </w:p>
    <w:p w14:paraId="5716B52F" w14:textId="77777777" w:rsidR="00C220A6" w:rsidRPr="00C220A6" w:rsidRDefault="00C220A6" w:rsidP="1129B2AB">
      <w:pPr>
        <w:pStyle w:val="ListParagraph"/>
        <w:ind w:left="360"/>
        <w:rPr>
          <w:noProof/>
        </w:rPr>
      </w:pPr>
    </w:p>
    <w:p w14:paraId="637A0573" w14:textId="74174592" w:rsidR="002B4D73" w:rsidRDefault="002B4D73" w:rsidP="1129B2AB">
      <w:pPr>
        <w:pStyle w:val="Heading2"/>
        <w:numPr>
          <w:ilvl w:val="1"/>
          <w:numId w:val="7"/>
        </w:numPr>
        <w:rPr>
          <w:noProof/>
        </w:rPr>
      </w:pPr>
      <w:bookmarkStart w:id="39" w:name="_Toc100520628"/>
      <w:r w:rsidRPr="1129B2AB">
        <w:rPr>
          <w:noProof/>
        </w:rPr>
        <w:t>Односи са корисницима</w:t>
      </w:r>
      <w:bookmarkEnd w:id="39"/>
    </w:p>
    <w:p w14:paraId="23175E36" w14:textId="11038923" w:rsidR="00C220A6" w:rsidRPr="00C220A6" w:rsidRDefault="00C220A6" w:rsidP="1129B2AB">
      <w:pPr>
        <w:ind w:firstLine="720"/>
        <w:rPr>
          <w:noProof/>
          <w:color w:val="70AD47" w:themeColor="accent6"/>
        </w:rPr>
      </w:pPr>
      <w:r w:rsidRPr="1129B2AB">
        <w:rPr>
          <w:noProof/>
        </w:rPr>
        <w:t xml:space="preserve">Апликација је спона између продаваца, малопродаваца и купаца. Фокусирана је </w:t>
      </w:r>
      <w:del w:id="40" w:author="Mihajlo Ogrizovic" w:date="2022-05-12T13:18:00Z">
        <w:r w:rsidRPr="1129B2AB" w:rsidDel="00AE0136">
          <w:rPr>
            <w:noProof/>
          </w:rPr>
          <w:delText xml:space="preserve"> </w:delText>
        </w:r>
      </w:del>
      <w:r w:rsidRPr="1129B2AB">
        <w:rPr>
          <w:noProof/>
        </w:rPr>
        <w:t xml:space="preserve">на одржавање интерактивног односа са кориснициама. Употреба није ограничена временом или физичком локацијом, може се спроводити у било које време и са било ког места. </w:t>
      </w:r>
    </w:p>
    <w:p w14:paraId="5285F5BD" w14:textId="77777777" w:rsidR="00C220A6" w:rsidRDefault="00C220A6" w:rsidP="1129B2AB">
      <w:pPr>
        <w:rPr>
          <w:noProof/>
        </w:rPr>
      </w:pPr>
      <w:r w:rsidRPr="1129B2AB">
        <w:rPr>
          <w:noProof/>
        </w:rPr>
        <w:t>Ово је самоусложни тип, где компанија нема директан контакт са купцем, већ само пружа услуге или производе. Са продавцима компанија има однос стварања заједничких вредности јер им омогућава платформу на којој ће они додавати своје производе за продају. Поред тога нуди могућност оцењивања производа и на тај начин привлачи више посетилаца и пружа могућност комуникације путем форума између корисника. Нуди се већи избор, детаљнији преглед производа и на тај начин корисници могу лакше проценити производе.</w:t>
      </w:r>
    </w:p>
    <w:p w14:paraId="78312F5F" w14:textId="77777777" w:rsidR="00C220A6" w:rsidRDefault="00C220A6" w:rsidP="1129B2AB">
      <w:pPr>
        <w:rPr>
          <w:noProof/>
        </w:rPr>
      </w:pPr>
      <w:r w:rsidRPr="1129B2AB">
        <w:rPr>
          <w:noProof/>
        </w:rPr>
        <w:t>Компанија ће покренути различите програме као што су програми лојалности, односно картице помоћу којих чланови остварују попусте, бодове или ваучере. Поред тога онлајн конференције свих продаваца, промоције на друштвеним мрежама.  Такође могу се освојити награде за одлично оцењене производе</w:t>
      </w:r>
      <w:r>
        <w:t xml:space="preserve"> </w:t>
      </w:r>
      <w:r w:rsidRPr="1129B2AB">
        <w:rPr>
          <w:noProof/>
        </w:rPr>
        <w:t xml:space="preserve">и  на тај начин људи се мотивишу да активно учествују у виртуелној заједници. </w:t>
      </w:r>
    </w:p>
    <w:p w14:paraId="11F335F1" w14:textId="77777777" w:rsidR="00C220A6" w:rsidRDefault="00C220A6" w:rsidP="1129B2AB">
      <w:pPr>
        <w:pStyle w:val="ListParagraph"/>
        <w:ind w:left="360"/>
        <w:rPr>
          <w:noProof/>
        </w:rPr>
      </w:pPr>
    </w:p>
    <w:p w14:paraId="660ADC47" w14:textId="417C41F4" w:rsidR="002B4D73" w:rsidRDefault="002B4D73" w:rsidP="1129B2AB">
      <w:pPr>
        <w:pStyle w:val="Heading2"/>
        <w:numPr>
          <w:ilvl w:val="1"/>
          <w:numId w:val="7"/>
        </w:numPr>
        <w:rPr>
          <w:noProof/>
        </w:rPr>
      </w:pPr>
      <w:bookmarkStart w:id="41" w:name="_Toc100520629"/>
      <w:commentRangeStart w:id="42"/>
      <w:r w:rsidRPr="1129B2AB">
        <w:rPr>
          <w:noProof/>
        </w:rPr>
        <w:t>Токови прихода</w:t>
      </w:r>
      <w:bookmarkEnd w:id="41"/>
      <w:commentRangeEnd w:id="42"/>
      <w:r w:rsidR="00AE0136">
        <w:rPr>
          <w:rStyle w:val="CommentReference"/>
          <w:rFonts w:asciiTheme="minorHAnsi" w:eastAsiaTheme="minorEastAsia" w:hAnsiTheme="minorHAnsi" w:cstheme="minorBidi"/>
          <w:b w:val="0"/>
          <w:bCs w:val="0"/>
        </w:rPr>
        <w:commentReference w:id="42"/>
      </w:r>
    </w:p>
    <w:p w14:paraId="318B6ACE" w14:textId="7D687754" w:rsidR="00F102D0" w:rsidRDefault="00C220A6" w:rsidP="1129B2AB">
      <w:pPr>
        <w:ind w:firstLine="720"/>
        <w:rPr>
          <w:ins w:id="43" w:author="Настасија Аврамовић" w:date="2022-06-18T13:53:00Z"/>
          <w:noProof/>
          <w:lang w:val="sr-Cyrl-RS"/>
        </w:rPr>
      </w:pPr>
      <w:r w:rsidRPr="1129B2AB">
        <w:rPr>
          <w:noProof/>
        </w:rPr>
        <w:t xml:space="preserve">Токови прихода су један од најважнијих фактора пословања.  </w:t>
      </w:r>
      <w:ins w:id="44" w:author="Настасија Аврамовић" w:date="2022-06-18T13:47:00Z">
        <w:r w:rsidR="00F102D0">
          <w:rPr>
            <w:noProof/>
            <w:lang w:val="sr-Cyrl-RS"/>
          </w:rPr>
          <w:t>Главни приходи дола</w:t>
        </w:r>
      </w:ins>
      <w:ins w:id="45" w:author="Настасија Аврамовић" w:date="2022-06-18T13:48:00Z">
        <w:r w:rsidR="00F102D0">
          <w:rPr>
            <w:noProof/>
            <w:lang w:val="sr-Cyrl-RS"/>
          </w:rPr>
          <w:t xml:space="preserve">зе од провизије која ће се наплаћивати продавцима од сваке обављене куповине. Сваки регистровани продавац ће </w:t>
        </w:r>
        <w:r w:rsidR="009561C1">
          <w:rPr>
            <w:noProof/>
            <w:lang w:val="sr-Cyrl-RS"/>
          </w:rPr>
          <w:t xml:space="preserve">имати право  </w:t>
        </w:r>
      </w:ins>
      <w:ins w:id="46" w:author="Настасија Аврамовић" w:date="2022-06-18T13:49:00Z">
        <w:r w:rsidR="009561C1">
          <w:rPr>
            <w:noProof/>
            <w:lang w:val="sr-Cyrl-RS"/>
          </w:rPr>
          <w:t xml:space="preserve">да током прва три месеца </w:t>
        </w:r>
        <w:r w:rsidR="008062AC">
          <w:rPr>
            <w:noProof/>
            <w:lang w:val="sr-Cyrl-RS"/>
          </w:rPr>
          <w:t>буде ослобођен о</w:t>
        </w:r>
      </w:ins>
      <w:ins w:id="47" w:author="Настасија Аврамовић" w:date="2022-06-18T13:50:00Z">
        <w:r w:rsidR="0030435F">
          <w:rPr>
            <w:noProof/>
            <w:lang w:val="sr-Cyrl-RS"/>
          </w:rPr>
          <w:t>в</w:t>
        </w:r>
      </w:ins>
      <w:ins w:id="48" w:author="Настасија Аврамовић" w:date="2022-06-18T13:49:00Z">
        <w:r w:rsidR="008062AC">
          <w:rPr>
            <w:noProof/>
            <w:lang w:val="sr-Cyrl-RS"/>
          </w:rPr>
          <w:t>их трошкоа</w:t>
        </w:r>
      </w:ins>
      <w:ins w:id="49" w:author="Настасија Аврамовић" w:date="2022-06-18T13:50:00Z">
        <w:r w:rsidR="0030435F">
          <w:rPr>
            <w:noProof/>
            <w:lang w:val="sr-Cyrl-RS"/>
          </w:rPr>
          <w:t>,</w:t>
        </w:r>
      </w:ins>
      <w:ins w:id="50" w:author="Настасија Аврамовић" w:date="2022-06-18T13:49:00Z">
        <w:r w:rsidR="008062AC">
          <w:rPr>
            <w:noProof/>
            <w:lang w:val="sr-Cyrl-RS"/>
          </w:rPr>
          <w:t xml:space="preserve"> а након истека бонус период</w:t>
        </w:r>
      </w:ins>
      <w:ins w:id="51" w:author="Настасија Аврамовић" w:date="2022-06-18T13:50:00Z">
        <w:r w:rsidR="0030435F">
          <w:rPr>
            <w:noProof/>
            <w:lang w:val="sr-Cyrl-RS"/>
          </w:rPr>
          <w:t>а</w:t>
        </w:r>
      </w:ins>
      <w:ins w:id="52" w:author="Настасија Аврамовић" w:date="2022-06-18T13:51:00Z">
        <w:r w:rsidR="00ED3635">
          <w:rPr>
            <w:noProof/>
            <w:lang w:val="sr-Cyrl-RS"/>
          </w:rPr>
          <w:t xml:space="preserve"> ће од сваке обављене куповине 5%</w:t>
        </w:r>
      </w:ins>
      <w:ins w:id="53" w:author="Настасија Аврамовић" w:date="2022-06-18T13:52:00Z">
        <w:r w:rsidR="00F53EE5">
          <w:rPr>
            <w:noProof/>
            <w:lang w:val="sr-Cyrl-RS"/>
          </w:rPr>
          <w:t xml:space="preserve"> зараде</w:t>
        </w:r>
      </w:ins>
      <w:ins w:id="54" w:author="Настасија Аврамовић" w:date="2022-06-18T13:51:00Z">
        <w:r w:rsidR="00373BDA">
          <w:rPr>
            <w:noProof/>
            <w:lang w:val="sr-Cyrl-RS"/>
          </w:rPr>
          <w:t xml:space="preserve"> ићи компанији.</w:t>
        </w:r>
      </w:ins>
      <w:ins w:id="55" w:author="Настасија Аврамовић" w:date="2022-06-18T13:52:00Z">
        <w:r w:rsidR="00F53EE5">
          <w:rPr>
            <w:noProof/>
            <w:lang w:val="sr-Cyrl-RS"/>
          </w:rPr>
          <w:t xml:space="preserve"> Такође додатни приходи ће долазити </w:t>
        </w:r>
        <w:r w:rsidR="00194AAE">
          <w:rPr>
            <w:noProof/>
            <w:lang w:val="sr-Cyrl-RS"/>
          </w:rPr>
          <w:t>од продаје огласног простора на веб страници</w:t>
        </w:r>
      </w:ins>
      <w:ins w:id="56" w:author="Настасија Аврамовић" w:date="2022-06-18T13:53:00Z">
        <w:r w:rsidR="00194AAE">
          <w:rPr>
            <w:noProof/>
            <w:lang w:val="sr-Cyrl-RS"/>
          </w:rPr>
          <w:t xml:space="preserve">. </w:t>
        </w:r>
      </w:ins>
    </w:p>
    <w:p w14:paraId="20EE6247" w14:textId="4823B5BE" w:rsidR="003804AA" w:rsidRPr="004A24A2" w:rsidRDefault="003804AA" w:rsidP="1129B2AB">
      <w:pPr>
        <w:ind w:firstLine="720"/>
        <w:rPr>
          <w:ins w:id="57" w:author="Настасија Аврамовић" w:date="2022-06-18T13:47:00Z"/>
          <w:noProof/>
          <w:lang w:val="sr-Cyrl-RS"/>
        </w:rPr>
      </w:pPr>
      <w:ins w:id="58" w:author="Настасија Аврамовић" w:date="2022-06-18T13:53:00Z">
        <w:r>
          <w:rPr>
            <w:noProof/>
            <w:lang w:val="sr-Cyrl-RS"/>
          </w:rPr>
          <w:t>Услуге ће за све купце  бити бесплатне, а продавци ће додатно имати могућност прет</w:t>
        </w:r>
      </w:ins>
      <w:ins w:id="59" w:author="Настасија Аврамовић" w:date="2022-06-18T13:54:00Z">
        <w:r>
          <w:rPr>
            <w:noProof/>
            <w:lang w:val="sr-Cyrl-RS"/>
          </w:rPr>
          <w:t xml:space="preserve">плате </w:t>
        </w:r>
        <w:r w:rsidR="009B68F3">
          <w:rPr>
            <w:noProof/>
            <w:lang w:val="sr-Cyrl-RS"/>
          </w:rPr>
          <w:t xml:space="preserve">у износу од </w:t>
        </w:r>
      </w:ins>
      <w:ins w:id="60" w:author="Настасија Аврамовић" w:date="2022-06-18T13:57:00Z">
        <w:r w:rsidR="00272CA3">
          <w:rPr>
            <w:noProof/>
            <w:lang w:val="sr-Cyrl-RS"/>
          </w:rPr>
          <w:t>500</w:t>
        </w:r>
        <w:r w:rsidR="00AE38D7">
          <w:rPr>
            <w:noProof/>
            <w:lang w:val="sr-Cyrl-RS"/>
          </w:rPr>
          <w:t xml:space="preserve"> динара</w:t>
        </w:r>
      </w:ins>
      <w:ins w:id="61" w:author="Настасија Аврамовић" w:date="2022-06-18T13:58:00Z">
        <w:r w:rsidR="00AE38D7">
          <w:rPr>
            <w:noProof/>
            <w:lang w:val="sr-Cyrl-RS"/>
          </w:rPr>
          <w:t xml:space="preserve"> месечно </w:t>
        </w:r>
        <w:r w:rsidR="00287B66">
          <w:rPr>
            <w:noProof/>
            <w:lang w:val="sr-Cyrl-RS"/>
          </w:rPr>
          <w:t>(могућност кориговања цене  у зависности од броја корисника)</w:t>
        </w:r>
      </w:ins>
      <w:ins w:id="62" w:author="Настасија Аврамовић" w:date="2022-06-18T14:00:00Z">
        <w:r w:rsidR="00994E7A">
          <w:rPr>
            <w:noProof/>
            <w:lang w:val="sr-Cyrl-RS"/>
          </w:rPr>
          <w:t>.</w:t>
        </w:r>
      </w:ins>
      <w:ins w:id="63" w:author="Настасија Аврамовић" w:date="2022-06-18T14:01:00Z">
        <w:r w:rsidR="00994E7A">
          <w:rPr>
            <w:noProof/>
            <w:lang w:val="sr-Cyrl-RS"/>
          </w:rPr>
          <w:t xml:space="preserve"> </w:t>
        </w:r>
      </w:ins>
      <w:ins w:id="64" w:author="Настасија Аврамовић" w:date="2022-06-18T13:58:00Z">
        <w:r w:rsidR="00D83D0C">
          <w:rPr>
            <w:noProof/>
            <w:lang w:val="sr-Cyrl-RS"/>
          </w:rPr>
          <w:t xml:space="preserve"> </w:t>
        </w:r>
      </w:ins>
      <w:ins w:id="65" w:author="Настасија Аврамовић" w:date="2022-06-18T14:01:00Z">
        <w:r w:rsidR="00E81614">
          <w:rPr>
            <w:noProof/>
            <w:lang w:val="sr-Cyrl-RS"/>
          </w:rPr>
          <w:t>То</w:t>
        </w:r>
      </w:ins>
      <w:ins w:id="66" w:author="Настасија Аврамовић" w:date="2022-06-18T13:59:00Z">
        <w:r w:rsidR="00D83D0C">
          <w:rPr>
            <w:noProof/>
            <w:lang w:val="sr-Cyrl-RS"/>
          </w:rPr>
          <w:t xml:space="preserve"> ће им омогућити да имају увид у статистику о </w:t>
        </w:r>
      </w:ins>
      <w:ins w:id="67" w:author="Настасија Аврамовић" w:date="2022-06-18T14:01:00Z">
        <w:r w:rsidR="00643618">
          <w:rPr>
            <w:noProof/>
            <w:lang w:val="sr-Cyrl-RS"/>
          </w:rPr>
          <w:t>заитересованости ку</w:t>
        </w:r>
        <w:r w:rsidR="00E81614">
          <w:rPr>
            <w:noProof/>
            <w:lang w:val="sr-Cyrl-RS"/>
          </w:rPr>
          <w:t>паца</w:t>
        </w:r>
      </w:ins>
      <w:ins w:id="68" w:author="Настасија Аврамовић" w:date="2022-06-18T14:02:00Z">
        <w:r w:rsidR="00E81614">
          <w:rPr>
            <w:noProof/>
            <w:lang w:val="sr-Cyrl-RS"/>
          </w:rPr>
          <w:t xml:space="preserve">, </w:t>
        </w:r>
      </w:ins>
      <w:ins w:id="69" w:author="Настасија Аврамовић" w:date="2022-06-18T13:59:00Z">
        <w:r w:rsidR="00D83D0C">
          <w:rPr>
            <w:noProof/>
            <w:lang w:val="sr-Cyrl-RS"/>
          </w:rPr>
          <w:t xml:space="preserve"> и да њихови производи излазе међу првима приликом претраге.</w:t>
        </w:r>
      </w:ins>
    </w:p>
    <w:p w14:paraId="1BE20D6D" w14:textId="0DDD4F71" w:rsidR="00C220A6" w:rsidDel="0075653B" w:rsidRDefault="004A24A2" w:rsidP="1129B2AB">
      <w:pPr>
        <w:ind w:firstLine="720"/>
        <w:rPr>
          <w:del w:id="70" w:author="Настасија Аврамовић" w:date="2022-06-18T14:02:00Z"/>
          <w:noProof/>
        </w:rPr>
      </w:pPr>
      <w:ins w:id="71" w:author="Настасија Аврамовић" w:date="2022-06-18T14:02:00Z">
        <w:r>
          <w:rPr>
            <w:noProof/>
          </w:rPr>
          <w:tab/>
        </w:r>
      </w:ins>
      <w:del w:id="72" w:author="Настасија Аврамовић" w:date="2022-06-18T14:02:00Z">
        <w:r w:rsidR="00C220A6" w:rsidRPr="1129B2AB" w:rsidDel="0075653B">
          <w:rPr>
            <w:noProof/>
          </w:rPr>
          <w:delText xml:space="preserve">Главни приходи долазе од продаје огласног простора на веб страници и провизије од пословних партнера који се плаћа као унапред дефинисани проценат трансакције. </w:delText>
        </w:r>
        <w:commentRangeStart w:id="73"/>
        <w:r w:rsidR="00C220A6" w:rsidRPr="1129B2AB" w:rsidDel="0075653B">
          <w:rPr>
            <w:noProof/>
          </w:rPr>
          <w:delText xml:space="preserve">Услуге купаца су бесплатне, али “ePijaca” нуди услугу претплате. </w:delText>
        </w:r>
        <w:commentRangeEnd w:id="73"/>
        <w:r w:rsidR="00AE0136" w:rsidDel="0075653B">
          <w:rPr>
            <w:rStyle w:val="CommentReference"/>
          </w:rPr>
          <w:commentReference w:id="73"/>
        </w:r>
      </w:del>
    </w:p>
    <w:p w14:paraId="4A29D88D" w14:textId="77777777" w:rsidR="00C220A6" w:rsidRPr="00931A99" w:rsidRDefault="00C220A6" w:rsidP="1129B2AB">
      <w:pPr>
        <w:rPr>
          <w:noProof/>
        </w:rPr>
      </w:pPr>
      <w:r w:rsidRPr="1129B2AB">
        <w:rPr>
          <w:noProof/>
        </w:rPr>
        <w:lastRenderedPageBreak/>
        <w:t>Платформа гарантује лако и поуздано коришћење, нуди гаранцију у платном систему, пружа могућност различитог начина плаћања, а најбитније од свега квалитет производа и услуга. Па самим тим и купци и продавци су спремни да постану корисници.</w:t>
      </w:r>
    </w:p>
    <w:p w14:paraId="1F84F8A1" w14:textId="24B46435" w:rsidR="002B4D73" w:rsidRDefault="001C6D5E" w:rsidP="1129B2AB">
      <w:pPr>
        <w:pStyle w:val="Heading2"/>
        <w:numPr>
          <w:ilvl w:val="1"/>
          <w:numId w:val="7"/>
        </w:numPr>
        <w:rPr>
          <w:noProof/>
        </w:rPr>
      </w:pPr>
      <w:bookmarkStart w:id="74" w:name="_Toc100520630"/>
      <w:r w:rsidRPr="1129B2AB">
        <w:rPr>
          <w:noProof/>
        </w:rPr>
        <w:t>Кључни ресурси</w:t>
      </w:r>
      <w:bookmarkEnd w:id="74"/>
    </w:p>
    <w:p w14:paraId="67BFF72B" w14:textId="77777777" w:rsidR="00C220A6" w:rsidRDefault="00C220A6" w:rsidP="1129B2AB">
      <w:pPr>
        <w:ind w:firstLine="720"/>
        <w:rPr>
          <w:noProof/>
        </w:rPr>
      </w:pPr>
      <w:r w:rsidRPr="1129B2AB">
        <w:rPr>
          <w:noProof/>
        </w:rPr>
        <w:t>Постоји неколико кључних ресурса, један од најважнијих за посао јесу финансијски и људски ресурси. Кључни ресурси за вођење пословног модела и свакодневних активности обухвата способност и стручност запослених, корисничке базе, физичка средства у виду зграде и канцеларијске опреме.</w:t>
      </w:r>
    </w:p>
    <w:p w14:paraId="1226E92C" w14:textId="2181530C" w:rsidR="001C6D5E" w:rsidRDefault="001C6D5E" w:rsidP="1129B2AB">
      <w:pPr>
        <w:pStyle w:val="Heading2"/>
        <w:numPr>
          <w:ilvl w:val="1"/>
          <w:numId w:val="7"/>
        </w:numPr>
        <w:rPr>
          <w:noProof/>
        </w:rPr>
      </w:pPr>
      <w:bookmarkStart w:id="75" w:name="_Toc100520631"/>
      <w:r w:rsidRPr="1129B2AB">
        <w:rPr>
          <w:noProof/>
        </w:rPr>
        <w:t>Кључне активности</w:t>
      </w:r>
      <w:bookmarkEnd w:id="75"/>
    </w:p>
    <w:p w14:paraId="14F4EDCC" w14:textId="77777777" w:rsidR="00C220A6" w:rsidRPr="009645B9" w:rsidRDefault="00C220A6" w:rsidP="1129B2AB">
      <w:pPr>
        <w:ind w:firstLine="720"/>
        <w:rPr>
          <w:noProof/>
        </w:rPr>
      </w:pPr>
      <w:r w:rsidRPr="1129B2AB">
        <w:rPr>
          <w:noProof/>
        </w:rPr>
        <w:t xml:space="preserve">Кључне активности које компанија преузима да би успешно пословала је за почетак развој, поправљање и одржавање веб странице, поред тога маркетиншка активност и планирање стратегије развоја, пружање услуга продавцима и купцима, примање наруџбина и њихова обрада, сакупљање ресурса, доставе производа. Примарни фокус је такође на добром остваривању прихода, задовољству корисника, обезбеђивању одговарајућих органских и здравих производа. </w:t>
      </w:r>
    </w:p>
    <w:p w14:paraId="1ADD2996" w14:textId="45B67D67" w:rsidR="001C6D5E" w:rsidRDefault="001C6D5E" w:rsidP="1129B2AB">
      <w:pPr>
        <w:pStyle w:val="Heading2"/>
        <w:numPr>
          <w:ilvl w:val="1"/>
          <w:numId w:val="7"/>
        </w:numPr>
        <w:rPr>
          <w:noProof/>
        </w:rPr>
      </w:pPr>
      <w:bookmarkStart w:id="76" w:name="_Toc100520632"/>
      <w:r w:rsidRPr="1129B2AB">
        <w:rPr>
          <w:noProof/>
        </w:rPr>
        <w:t>Кључна партнерства</w:t>
      </w:r>
      <w:bookmarkEnd w:id="76"/>
    </w:p>
    <w:p w14:paraId="494E8ED0" w14:textId="77777777" w:rsidR="00C220A6" w:rsidRDefault="00C220A6" w:rsidP="1129B2AB">
      <w:pPr>
        <w:ind w:firstLine="720"/>
        <w:rPr>
          <w:noProof/>
        </w:rPr>
      </w:pPr>
      <w:r w:rsidRPr="1129B2AB">
        <w:rPr>
          <w:noProof/>
        </w:rPr>
        <w:t>Пословни партнери помажу да се посао добро одвија на тржишту. Банкарска компанија је партнер еПијаце која омогућава корисницима флексибилне опције плаћања, нпр. кредитном или дебитном картицом. С друге стране постоји сарадња са медијима, као тржиште за промовисање и маркетинг. Битно је партнерство и са курирским службама које би регистрованим корисницима нудиле погодности слања поруџбина.</w:t>
      </w:r>
    </w:p>
    <w:p w14:paraId="65C9AA9C" w14:textId="77777777" w:rsidR="00C220A6" w:rsidRDefault="00C220A6" w:rsidP="1129B2AB">
      <w:pPr>
        <w:rPr>
          <w:noProof/>
        </w:rPr>
      </w:pPr>
      <w:r w:rsidRPr="1129B2AB">
        <w:rPr>
          <w:noProof/>
        </w:rPr>
        <w:t>Поред тога план за будућност јесте постојење сарадње са малопродајним радњама и ресторанима, односно склапање уговора између продаваца и клијената, где је “ePijaca” само посредник и има зараду од тога.</w:t>
      </w:r>
    </w:p>
    <w:p w14:paraId="54E89005" w14:textId="65049B65" w:rsidR="001C6D5E" w:rsidRPr="002B4D73" w:rsidRDefault="001C6D5E" w:rsidP="1129B2AB">
      <w:pPr>
        <w:pStyle w:val="Heading2"/>
        <w:numPr>
          <w:ilvl w:val="1"/>
          <w:numId w:val="7"/>
        </w:numPr>
        <w:rPr>
          <w:noProof/>
        </w:rPr>
      </w:pPr>
      <w:bookmarkStart w:id="77" w:name="_Toc100520633"/>
      <w:r w:rsidRPr="1129B2AB">
        <w:rPr>
          <w:noProof/>
        </w:rPr>
        <w:t>Структура трошкова</w:t>
      </w:r>
      <w:bookmarkEnd w:id="77"/>
    </w:p>
    <w:p w14:paraId="1B4DA94C" w14:textId="77777777" w:rsidR="00C220A6" w:rsidRDefault="00C220A6" w:rsidP="1129B2AB">
      <w:pPr>
        <w:ind w:firstLine="720"/>
        <w:rPr>
          <w:noProof/>
        </w:rPr>
      </w:pPr>
      <w:bookmarkStart w:id="78" w:name="_Toc93049462"/>
      <w:bookmarkStart w:id="79" w:name="_Toc93908893"/>
      <w:r w:rsidRPr="1129B2AB">
        <w:rPr>
          <w:noProof/>
        </w:rPr>
        <w:t>Постоје трошкови људских ресурса и ресурса животне средине, коришћење рачунара и рачунарских компонената, трошкови набавке опреме и одржавање  и</w:t>
      </w:r>
      <w:r>
        <w:t xml:space="preserve"> </w:t>
      </w:r>
      <w:r w:rsidRPr="1129B2AB">
        <w:rPr>
          <w:noProof/>
        </w:rPr>
        <w:t>надоградња система, накнаде за изнајмљивање просторија. Поред тога административни, оперативни и маркетиншки трошкови.</w:t>
      </w:r>
    </w:p>
    <w:p w14:paraId="0D6497F6" w14:textId="77777777" w:rsidR="00C220A6" w:rsidRDefault="00C220A6" w:rsidP="1129B2AB">
      <w:pPr>
        <w:rPr>
          <w:noProof/>
        </w:rPr>
      </w:pPr>
      <w:r w:rsidRPr="1129B2AB">
        <w:rPr>
          <w:noProof/>
        </w:rPr>
        <w:t>Трошкови развоја који су једнократни дешавају се само током израде пројекта</w:t>
      </w:r>
      <w:r>
        <w:t xml:space="preserve">, </w:t>
      </w:r>
      <w:r w:rsidRPr="1129B2AB">
        <w:rPr>
          <w:noProof/>
        </w:rPr>
        <w:t>а  у</w:t>
      </w:r>
      <w:r>
        <w:t xml:space="preserve"> </w:t>
      </w:r>
      <w:r w:rsidRPr="1129B2AB">
        <w:rPr>
          <w:noProof/>
        </w:rPr>
        <w:t>то спада обука ради ефикаснијег рада и разна истраживања тржишта. Под фиксне трошкове спадају одржавање система, накнада струје и Интернета, закуп просторија. Док под варијабилне трошкове спадају делови везани за кориснике програма лојалности.</w:t>
      </w:r>
    </w:p>
    <w:p w14:paraId="6726798E" w14:textId="77777777" w:rsidR="00C220A6" w:rsidRDefault="00C220A6" w:rsidP="1129B2AB">
      <w:pPr>
        <w:rPr>
          <w:noProof/>
        </w:rPr>
      </w:pPr>
      <w:r w:rsidRPr="1129B2AB">
        <w:rPr>
          <w:noProof/>
        </w:rPr>
        <w:t>Међу трошковима сваког месеца, највећи трошак су плате запосленима, потом трошкови маркетинга, па оперативни трошкови, док најмањи део иде за изнајмљивање простора.</w:t>
      </w:r>
    </w:p>
    <w:p w14:paraId="1677EFBE" w14:textId="0C205088" w:rsidR="00C53C51" w:rsidRDefault="00C53C51" w:rsidP="1129B2AB">
      <w:pPr>
        <w:pStyle w:val="Heading1"/>
        <w:numPr>
          <w:ilvl w:val="0"/>
          <w:numId w:val="7"/>
        </w:numPr>
        <w:ind w:left="720"/>
        <w:rPr>
          <w:noProof/>
        </w:rPr>
      </w:pPr>
      <w:bookmarkStart w:id="80" w:name="_Toc100520634"/>
      <w:r w:rsidRPr="1129B2AB">
        <w:rPr>
          <w:noProof/>
        </w:rPr>
        <w:t>Кључне метрике</w:t>
      </w:r>
      <w:bookmarkEnd w:id="80"/>
    </w:p>
    <w:p w14:paraId="288CCA6A" w14:textId="77777777" w:rsidR="00C220A6" w:rsidRPr="00C220A6" w:rsidRDefault="00C220A6">
      <w:pPr>
        <w:pStyle w:val="ListParagraph"/>
        <w:ind w:left="0" w:firstLine="360"/>
        <w:rPr>
          <w:noProof/>
          <w:color w:val="70AD47" w:themeColor="accent6"/>
        </w:rPr>
        <w:pPrChange w:id="81" w:author="Mihajlo Ogrizovic" w:date="2022-05-12T13:22:00Z">
          <w:pPr>
            <w:pStyle w:val="ListParagraph"/>
            <w:ind w:left="360" w:firstLine="360"/>
          </w:pPr>
        </w:pPrChange>
      </w:pPr>
      <w:r w:rsidRPr="1129B2AB">
        <w:rPr>
          <w:noProof/>
        </w:rPr>
        <w:t>Праћење учинка запослених је процес који је потребно да се спорведе на нивоу целе компаније. Учинак запослених се процењује</w:t>
      </w:r>
      <w:del w:id="82" w:author="Mihajlo Ogrizovic" w:date="2022-05-12T13:23:00Z">
        <w:r w:rsidRPr="1129B2AB" w:rsidDel="00AE0136">
          <w:rPr>
            <w:noProof/>
          </w:rPr>
          <w:delText xml:space="preserve"> </w:delText>
        </w:r>
      </w:del>
      <w:r w:rsidRPr="1129B2AB">
        <w:rPr>
          <w:noProof/>
        </w:rPr>
        <w:t xml:space="preserve"> на кварталном нивоу како би се видело које области треба побољшати.  Неки од основних мерила за успешност компаније је број корисника производа. Није битно имати само нове кориснике, већ и постојеће задржати, тако да још једна ставка која је мерило успешности компаније јесте стопа задржавања корисника, што је стопа већа то је боље. Поред тога </w:t>
      </w:r>
      <w:r w:rsidRPr="1129B2AB">
        <w:rPr>
          <w:noProof/>
        </w:rPr>
        <w:lastRenderedPageBreak/>
        <w:t>и приход од продаје, потребно је резултате анализирати на месечном нивоу, јер  то је дугорочна стратегија.  Прати се</w:t>
      </w:r>
      <w:r>
        <w:t xml:space="preserve"> </w:t>
      </w:r>
      <w:r w:rsidRPr="1129B2AB">
        <w:rPr>
          <w:noProof/>
        </w:rPr>
        <w:t xml:space="preserve">и  трошак аквизиције клијената, што представља износ потрошен на маркетинг, плате и трошкове продаје да би се стекао један нови купац. То је месечна мера која што је нижа потрошња то је боља успешност, јер је и бољи бруто профит. </w:t>
      </w:r>
    </w:p>
    <w:p w14:paraId="0E6B4802" w14:textId="3AAD3D21" w:rsidR="009D367E" w:rsidRPr="004646E1" w:rsidRDefault="009D367E" w:rsidP="1129B2AB">
      <w:pPr>
        <w:pStyle w:val="Heading1"/>
        <w:numPr>
          <w:ilvl w:val="0"/>
          <w:numId w:val="7"/>
        </w:numPr>
        <w:ind w:left="720"/>
        <w:rPr>
          <w:noProof/>
        </w:rPr>
      </w:pPr>
      <w:bookmarkStart w:id="83" w:name="_Toc100520635"/>
      <w:r w:rsidRPr="1129B2AB">
        <w:rPr>
          <w:noProof/>
        </w:rPr>
        <w:t>Пословно окружење</w:t>
      </w:r>
      <w:bookmarkEnd w:id="78"/>
      <w:bookmarkEnd w:id="79"/>
      <w:bookmarkEnd w:id="83"/>
    </w:p>
    <w:p w14:paraId="4AADEB88" w14:textId="4C18C4A6" w:rsidR="00C220A6" w:rsidRDefault="00C220A6">
      <w:pPr>
        <w:pStyle w:val="ListParagraph"/>
        <w:ind w:left="0" w:firstLine="360"/>
        <w:rPr>
          <w:noProof/>
        </w:rPr>
        <w:pPrChange w:id="84" w:author="Mihajlo Ogrizovic" w:date="2022-05-12T13:23:00Z">
          <w:pPr>
            <w:pStyle w:val="ListParagraph"/>
            <w:ind w:left="360" w:firstLine="360"/>
          </w:pPr>
        </w:pPrChange>
      </w:pPr>
      <w:r w:rsidRPr="1129B2AB">
        <w:rPr>
          <w:noProof/>
        </w:rPr>
        <w:t>Спољашње окружење је контекст у оквиру ког се креира и адаптира бизнис модел, узимајући у обзир различите факторе и ограничења. Посматра се како  на развој пословног модела утичу тржиште, индустрија, трендови и макроекономија.</w:t>
      </w:r>
    </w:p>
    <w:p w14:paraId="6D3CEE84" w14:textId="77777777" w:rsidR="00C220A6" w:rsidRPr="008E768D" w:rsidRDefault="00C220A6" w:rsidP="1129B2AB">
      <w:pPr>
        <w:pStyle w:val="ListParagraph"/>
        <w:ind w:left="360" w:firstLine="360"/>
        <w:rPr>
          <w:noProof/>
        </w:rPr>
      </w:pPr>
    </w:p>
    <w:p w14:paraId="22B43DF9" w14:textId="77777777" w:rsidR="009D367E" w:rsidRDefault="009D367E" w:rsidP="1129B2AB">
      <w:pPr>
        <w:pStyle w:val="Heading2"/>
        <w:numPr>
          <w:ilvl w:val="1"/>
          <w:numId w:val="7"/>
        </w:numPr>
        <w:rPr>
          <w:noProof/>
        </w:rPr>
      </w:pPr>
      <w:bookmarkStart w:id="85" w:name="_Toc93049463"/>
      <w:bookmarkStart w:id="86" w:name="_Toc93908894"/>
      <w:bookmarkStart w:id="87" w:name="_Toc100520636"/>
      <w:r w:rsidRPr="1129B2AB">
        <w:rPr>
          <w:noProof/>
        </w:rPr>
        <w:t>Тржишни утицаји</w:t>
      </w:r>
      <w:bookmarkEnd w:id="85"/>
      <w:bookmarkEnd w:id="86"/>
      <w:bookmarkEnd w:id="87"/>
    </w:p>
    <w:p w14:paraId="54CF5429" w14:textId="7E26D0C2" w:rsidR="00C220A6" w:rsidRDefault="00C220A6" w:rsidP="1129B2AB">
      <w:pPr>
        <w:ind w:firstLine="720"/>
        <w:rPr>
          <w:noProof/>
        </w:rPr>
      </w:pPr>
      <w:bookmarkStart w:id="88" w:name="_Toc93049464"/>
      <w:bookmarkStart w:id="89" w:name="_Toc93908895"/>
      <w:r w:rsidRPr="1129B2AB">
        <w:rPr>
          <w:noProof/>
        </w:rPr>
        <w:t>Посао за доставу и набавку намирница тренутно цвета. Поготову због ситуације која је глобално задесила цео свет, током карантина и огрначиња, људи су били прунуђени да борове у својим кућама. То даје велики подстицај. Такође</w:t>
      </w:r>
      <w:del w:id="90" w:author="Mihajlo Ogrizovic" w:date="2022-05-12T13:24:00Z">
        <w:r w:rsidRPr="1129B2AB" w:rsidDel="00AE0136">
          <w:rPr>
            <w:noProof/>
          </w:rPr>
          <w:delText xml:space="preserve"> </w:delText>
        </w:r>
      </w:del>
      <w:r w:rsidRPr="1129B2AB">
        <w:rPr>
          <w:noProof/>
        </w:rPr>
        <w:t xml:space="preserve"> здрав животни стил, постаје све више заступљен, сваке године је све више људи заинтересовано за своје здравље и квалитет производа који користе свакодневно.  Па самим тим расте и број потрошача. </w:t>
      </w:r>
    </w:p>
    <w:p w14:paraId="30DC8EA6" w14:textId="77777777" w:rsidR="00C220A6" w:rsidRDefault="00C220A6" w:rsidP="1129B2AB">
      <w:pPr>
        <w:rPr>
          <w:noProof/>
        </w:rPr>
      </w:pPr>
      <w:r w:rsidRPr="1129B2AB">
        <w:rPr>
          <w:noProof/>
        </w:rPr>
        <w:t>Тржишно позиционирање за компанију је да се циља на недовољно услужене произвођаче хране, а поготву ако су то производи који су јединствени на тржишту са великом конкуренцијом.</w:t>
      </w:r>
      <w:bookmarkStart w:id="91" w:name="_Hlk100413117"/>
      <w:r w:rsidRPr="1129B2AB">
        <w:rPr>
          <w:noProof/>
        </w:rPr>
        <w:t xml:space="preserve"> Баш због конкуренције у окружењу, потребно је фокусирати се на потребе тржишта, потребно је бити иновативан. </w:t>
      </w:r>
      <w:bookmarkEnd w:id="91"/>
      <w:r w:rsidRPr="1129B2AB">
        <w:rPr>
          <w:noProof/>
        </w:rPr>
        <w:t xml:space="preserve">Циљна публика је потрошачко тржиште здраве исхране и комерцијално тржиште за здраву исхрану. </w:t>
      </w:r>
    </w:p>
    <w:p w14:paraId="18594369" w14:textId="77777777" w:rsidR="00C220A6" w:rsidRPr="00C220A6" w:rsidRDefault="00C220A6" w:rsidP="1129B2AB">
      <w:pPr>
        <w:rPr>
          <w:noProof/>
        </w:rPr>
      </w:pPr>
      <w:r w:rsidRPr="1129B2AB">
        <w:rPr>
          <w:noProof/>
        </w:rPr>
        <w:t>Новим корисницима битно је пружити добру услугу, да би били задовољни и да би постали редовни корисници веб стрaнице. Разлог због којег корисник поновно посећује страницу је прилично разноврстан, неки су то јер је услуга била добра, а неки због квалитета самих производа, могућности начина различитог плаћања, начина пословања. Квалитет је важна ставка у задовољавању корисника, а најефикаснији приступ је остати доследан и лојалан корисницима, тако да гарантују квалитет и приступачне цене. Потрошачи уколико не буду задовољни начином пословања, велика вероватноћа је да ће испробати неку алтернативну опцију. Битно је имати и промотивне понуде за награђивање поновне куповине. Повећати иновативна својства, приступачне цене, за почетак концентрисати се на циљну публику, која је најзаинтересованија, повећати ниво лојалности, редовне рекламне кампање, изградити добре и трајне односе са купцима. Друге понуде са истим производима у случају боље промоције и бољег квалитета у том случају могу наћи замену.</w:t>
      </w:r>
    </w:p>
    <w:p w14:paraId="374178A9" w14:textId="2FA80B72" w:rsidR="009D367E" w:rsidRDefault="009D367E" w:rsidP="1129B2AB">
      <w:pPr>
        <w:pStyle w:val="Heading2"/>
        <w:numPr>
          <w:ilvl w:val="1"/>
          <w:numId w:val="7"/>
        </w:numPr>
        <w:rPr>
          <w:noProof/>
        </w:rPr>
      </w:pPr>
      <w:bookmarkStart w:id="92" w:name="_Toc100520637"/>
      <w:r w:rsidRPr="1129B2AB">
        <w:rPr>
          <w:noProof/>
        </w:rPr>
        <w:t>Индустријски утицаји</w:t>
      </w:r>
      <w:bookmarkEnd w:id="88"/>
      <w:bookmarkEnd w:id="89"/>
      <w:bookmarkEnd w:id="92"/>
    </w:p>
    <w:p w14:paraId="7244F190" w14:textId="77777777" w:rsidR="00C220A6" w:rsidRDefault="00C220A6" w:rsidP="1129B2AB">
      <w:pPr>
        <w:ind w:firstLine="720"/>
        <w:rPr>
          <w:noProof/>
        </w:rPr>
      </w:pPr>
      <w:r w:rsidRPr="1129B2AB">
        <w:rPr>
          <w:noProof/>
        </w:rPr>
        <w:t xml:space="preserve">Потреба за куповином намирница преко Интернета све више се повећава због ограничености посете продавницама и пијацама. Такође људи у великој мери раде од куће, а на то је највише утицала пандемија КОВИД-19. </w:t>
      </w:r>
    </w:p>
    <w:p w14:paraId="59F42602" w14:textId="77777777" w:rsidR="00C220A6" w:rsidRPr="00C220A6" w:rsidRDefault="00C220A6" w:rsidP="1129B2AB">
      <w:pPr>
        <w:rPr>
          <w:noProof/>
        </w:rPr>
      </w:pPr>
      <w:r w:rsidRPr="1129B2AB">
        <w:rPr>
          <w:noProof/>
        </w:rPr>
        <w:t xml:space="preserve">Конкуренција за куповину намирница је велика, па самим тим свако покушава да иновацијама остане испред осталих. Тренутно стање на тржишту је такво да постоје веб продавнице које нуде здраву храну, али немају могућност да продавци сами постављају своје производе. Предност портала је што није ограничен радним временом и у било ком тренутку може да се поручи, понуда је разноврснија него на правим пијацама јер овде људи из свих крајева Србије могу да нуде своје производе. </w:t>
      </w:r>
    </w:p>
    <w:p w14:paraId="06630EF2" w14:textId="77777777" w:rsidR="00C220A6" w:rsidRDefault="00C220A6" w:rsidP="1129B2AB">
      <w:pPr>
        <w:rPr>
          <w:noProof/>
        </w:rPr>
      </w:pPr>
      <w:r w:rsidRPr="1129B2AB">
        <w:rPr>
          <w:noProof/>
        </w:rPr>
        <w:lastRenderedPageBreak/>
        <w:t>Конкуренција су такође и компаније за доставу брзе хране јер нуде бржу доставу, али немају толико разноврсну понуду домаће и органске хране. Зарађују новац на исти начин, али је број корисника далеко већи. То на компанију “ePijaca” нема толико велики утицај, јер нису део корисничког сегмента од интереса.</w:t>
      </w:r>
    </w:p>
    <w:p w14:paraId="214102D4" w14:textId="77777777" w:rsidR="00C220A6" w:rsidRPr="00C220A6" w:rsidRDefault="00C220A6" w:rsidP="1129B2AB">
      <w:pPr>
        <w:rPr>
          <w:noProof/>
          <w:color w:val="FF0000"/>
        </w:rPr>
      </w:pPr>
      <w:r w:rsidRPr="1129B2AB">
        <w:rPr>
          <w:noProof/>
        </w:rPr>
        <w:t xml:space="preserve">Влада би могла да има позитиван утицај на развој малих предузетника давањем </w:t>
      </w:r>
      <w:del w:id="93" w:author="Mihajlo Ogrizovic" w:date="2022-05-12T13:24:00Z">
        <w:r w:rsidRPr="1129B2AB" w:rsidDel="00AE0136">
          <w:rPr>
            <w:noProof/>
          </w:rPr>
          <w:delText xml:space="preserve">      </w:delText>
        </w:r>
      </w:del>
      <w:r w:rsidRPr="1129B2AB">
        <w:rPr>
          <w:noProof/>
        </w:rPr>
        <w:t>различитих  новчаних помоћи, а самим тим би било и више корисника портала.</w:t>
      </w:r>
    </w:p>
    <w:p w14:paraId="5CCBF2BF" w14:textId="77777777" w:rsidR="00C220A6" w:rsidRPr="00C220A6" w:rsidRDefault="00C220A6" w:rsidP="1129B2AB">
      <w:pPr>
        <w:ind w:left="720"/>
        <w:rPr>
          <w:noProof/>
        </w:rPr>
      </w:pPr>
    </w:p>
    <w:p w14:paraId="7CB0525C" w14:textId="2A6FDB1C" w:rsidR="009D367E" w:rsidRDefault="009D367E" w:rsidP="1129B2AB">
      <w:pPr>
        <w:pStyle w:val="Heading2"/>
        <w:numPr>
          <w:ilvl w:val="1"/>
          <w:numId w:val="7"/>
        </w:numPr>
        <w:rPr>
          <w:noProof/>
        </w:rPr>
      </w:pPr>
      <w:bookmarkStart w:id="94" w:name="_Toc93049465"/>
      <w:bookmarkStart w:id="95" w:name="_Toc93908896"/>
      <w:bookmarkStart w:id="96" w:name="_Toc100520638"/>
      <w:r w:rsidRPr="1129B2AB">
        <w:rPr>
          <w:noProof/>
        </w:rPr>
        <w:t>Кључни трендови</w:t>
      </w:r>
      <w:bookmarkEnd w:id="94"/>
      <w:bookmarkEnd w:id="95"/>
      <w:bookmarkEnd w:id="96"/>
    </w:p>
    <w:p w14:paraId="292530C1" w14:textId="5AEAE208" w:rsidR="00C220A6" w:rsidRPr="00C220A6" w:rsidRDefault="00C220A6">
      <w:pPr>
        <w:pStyle w:val="ListParagraph"/>
        <w:keepNext/>
        <w:keepLines/>
        <w:spacing w:before="120" w:after="0"/>
        <w:ind w:left="0" w:firstLine="360"/>
        <w:rPr>
          <w:noProof/>
          <w:vanish/>
        </w:rPr>
        <w:pPrChange w:id="97" w:author="Mihajlo Ogrizovic" w:date="2022-05-12T13:26:00Z">
          <w:pPr>
            <w:pStyle w:val="ListParagraph"/>
            <w:keepNext/>
            <w:keepLines/>
            <w:spacing w:before="120" w:after="0"/>
            <w:ind w:left="360" w:firstLine="360"/>
          </w:pPr>
        </w:pPrChange>
      </w:pPr>
      <w:r w:rsidRPr="121CAB55">
        <w:rPr>
          <w:noProof/>
        </w:rPr>
        <w:t>Спољни фактори који утичу на пословање јесу технолошки, регулаторни, социјални и култорошки, социоекономски трендови.</w:t>
      </w:r>
      <w:bookmarkStart w:id="98" w:name="_Toc100427029"/>
      <w:bookmarkStart w:id="99" w:name="_Toc100427102"/>
      <w:bookmarkStart w:id="100" w:name="_Toc100427030"/>
      <w:bookmarkStart w:id="101" w:name="_Toc100427103"/>
      <w:bookmarkStart w:id="102" w:name="_Toc100427032"/>
      <w:bookmarkStart w:id="103" w:name="_Toc100427105"/>
      <w:bookmarkEnd w:id="98"/>
      <w:bookmarkEnd w:id="99"/>
      <w:bookmarkEnd w:id="100"/>
      <w:bookmarkEnd w:id="101"/>
      <w:bookmarkEnd w:id="102"/>
      <w:bookmarkEnd w:id="103"/>
    </w:p>
    <w:p w14:paraId="4D3B2288" w14:textId="37BEF57F" w:rsidR="009118BA" w:rsidRDefault="009118BA" w:rsidP="00AE0136">
      <w:pPr>
        <w:ind w:firstLine="720"/>
        <w:rPr>
          <w:noProof/>
        </w:rPr>
      </w:pPr>
      <w:r w:rsidRPr="1129B2AB">
        <w:rPr>
          <w:noProof/>
        </w:rPr>
        <w:t>Технолошки трендови укључују иновације и техничку свест. Напредак помаже еПијаци да дође до поторшача бржим и лакшм методама. Да п</w:t>
      </w:r>
      <w:del w:id="104" w:author="Mihajlo Ogrizovic" w:date="2022-05-12T13:26:00Z">
        <w:r w:rsidRPr="1129B2AB" w:rsidDel="00AE0136">
          <w:rPr>
            <w:noProof/>
          </w:rPr>
          <w:delText>у</w:delText>
        </w:r>
      </w:del>
      <w:ins w:id="105" w:author="Mihajlo Ogrizovic" w:date="2022-05-12T13:26:00Z">
        <w:r w:rsidR="00AE0136">
          <w:rPr>
            <w:noProof/>
            <w:lang w:val="sr-Cyrl-RS"/>
          </w:rPr>
          <w:t>о</w:t>
        </w:r>
      </w:ins>
      <w:r w:rsidRPr="1129B2AB">
        <w:rPr>
          <w:noProof/>
        </w:rPr>
        <w:t xml:space="preserve">нуди корисницима могућност плаћања путем паметних телефона. Аутоматизација олакшава рад и смањује вероватноћу човекове грешке. Битан део за компанију јесте постојање совтфера за управљање рачунима. </w:t>
      </w:r>
    </w:p>
    <w:p w14:paraId="70A89C96" w14:textId="3313864C" w:rsidR="009118BA" w:rsidRDefault="009118BA" w:rsidP="1129B2AB">
      <w:pPr>
        <w:rPr>
          <w:noProof/>
        </w:rPr>
      </w:pPr>
      <w:r w:rsidRPr="121CAB55">
        <w:rPr>
          <w:noProof/>
        </w:rPr>
        <w:t>Прекиди у снабдевању електричном енергијом или Интернета могу бити велики губитак за компанију, јер управо Интернет и јесте главни ресурс компаније.</w:t>
      </w:r>
    </w:p>
    <w:p w14:paraId="0478B836" w14:textId="77777777" w:rsidR="009118BA" w:rsidRDefault="009118BA" w:rsidP="1129B2AB">
      <w:pPr>
        <w:ind w:firstLine="720"/>
        <w:rPr>
          <w:noProof/>
        </w:rPr>
      </w:pPr>
      <w:r w:rsidRPr="1129B2AB">
        <w:rPr>
          <w:noProof/>
        </w:rPr>
        <w:t>На простору Србије ограничења који утичу на компанију еПијаце јесу закони који се односе на здравље, безбедност, опорезивање, закон о раду, закон о животној средини, трговине, права потрошача и запослених, употреба забрањених платформи, политика о куповини преко Интернета. Компанија мора водити рачуна о правилима који се односе на транспорт, чување и припрему производа.</w:t>
      </w:r>
    </w:p>
    <w:p w14:paraId="263F9D8D" w14:textId="396BBBDB" w:rsidR="009118BA" w:rsidRDefault="009118BA" w:rsidP="1129B2AB">
      <w:pPr>
        <w:rPr>
          <w:noProof/>
        </w:rPr>
      </w:pPr>
      <w:r w:rsidRPr="121CAB55">
        <w:rPr>
          <w:noProof/>
        </w:rPr>
        <w:t>Такође сви ови закони су променљиви, компанија мора бити флексибилна и да је у могућности да се прилагоди свим променама.</w:t>
      </w:r>
    </w:p>
    <w:p w14:paraId="2BF5DF4A" w14:textId="2E45549D" w:rsidR="009118BA" w:rsidRDefault="009118BA" w:rsidP="1129B2AB">
      <w:pPr>
        <w:ind w:firstLine="720"/>
        <w:rPr>
          <w:noProof/>
        </w:rPr>
      </w:pPr>
      <w:r w:rsidRPr="121CAB55">
        <w:rPr>
          <w:noProof/>
        </w:rPr>
        <w:t xml:space="preserve">Трендови исхране се мењају на основу онога што потрошачи желе. У току је пораст жеље за  органском и квалитетном храном. Исхране као што вететеријсанка, веганска и хроно све више постају начин живота. Такође расте свест о чувању животне средине. </w:t>
      </w:r>
    </w:p>
    <w:p w14:paraId="5F5E2567" w14:textId="77777777" w:rsidR="009118BA" w:rsidRPr="0064289F" w:rsidRDefault="009118BA" w:rsidP="1129B2AB">
      <w:pPr>
        <w:ind w:firstLine="720"/>
        <w:rPr>
          <w:noProof/>
        </w:rPr>
      </w:pPr>
      <w:r w:rsidRPr="1129B2AB">
        <w:rPr>
          <w:noProof/>
        </w:rPr>
        <w:t>Демографски фактори који утичу су раст популације, старосна расподела, просечна величина и структура породице, разноликост етичке припадности, пола, прихода и образовања, стопа миграција.</w:t>
      </w:r>
    </w:p>
    <w:p w14:paraId="39CDD2C2" w14:textId="77777777" w:rsidR="009118BA" w:rsidRDefault="009118BA" w:rsidP="1129B2AB">
      <w:pPr>
        <w:pStyle w:val="ListParagraph"/>
        <w:ind w:left="0"/>
        <w:rPr>
          <w:noProof/>
        </w:rPr>
      </w:pPr>
      <w:r w:rsidRPr="1129B2AB">
        <w:rPr>
          <w:noProof/>
        </w:rPr>
        <w:t>Демографски гледано, становници мањих и руралних средина који се углавном баве пољопривредом ће већински бити продавци, а људи из градских средина жељни домаће хране ће бити купци. Стање у земљи и стопе незапослености могу утицати на развој, јер здравија храна је скупља у односу на брзу храну.</w:t>
      </w:r>
    </w:p>
    <w:p w14:paraId="281B3D5C" w14:textId="77777777" w:rsidR="009118BA" w:rsidRPr="00BD1553" w:rsidRDefault="009118BA" w:rsidP="1129B2AB">
      <w:pPr>
        <w:pStyle w:val="ListParagraph"/>
        <w:ind w:left="0"/>
        <w:rPr>
          <w:noProof/>
        </w:rPr>
      </w:pPr>
      <w:r w:rsidRPr="1129B2AB">
        <w:rPr>
          <w:noProof/>
        </w:rPr>
        <w:t>Главни од фактора су куповна моћ потрошача, који се односе такође и на ниво запослености</w:t>
      </w:r>
      <w:r>
        <w:t xml:space="preserve"> </w:t>
      </w:r>
      <w:r w:rsidRPr="1129B2AB">
        <w:rPr>
          <w:noProof/>
        </w:rPr>
        <w:t>и  незапослености.</w:t>
      </w:r>
    </w:p>
    <w:p w14:paraId="34CBE46D" w14:textId="77777777" w:rsidR="009118BA" w:rsidRDefault="009118BA" w:rsidP="1129B2AB">
      <w:pPr>
        <w:ind w:firstLine="720"/>
        <w:rPr>
          <w:noProof/>
        </w:rPr>
      </w:pPr>
    </w:p>
    <w:p w14:paraId="038F4FD2" w14:textId="77777777" w:rsidR="009118BA" w:rsidRDefault="009118BA" w:rsidP="1129B2AB">
      <w:pPr>
        <w:rPr>
          <w:noProof/>
        </w:rPr>
      </w:pPr>
    </w:p>
    <w:p w14:paraId="3C8CE6A2" w14:textId="77777777" w:rsidR="009118BA" w:rsidRPr="00ED55EB" w:rsidDel="001F4020" w:rsidRDefault="009118BA" w:rsidP="1129B2AB">
      <w:pPr>
        <w:rPr>
          <w:del w:id="106" w:author="Настасија Аврамовић" w:date="2022-06-18T14:05:00Z"/>
          <w:noProof/>
          <w:lang w:val="sr-Cyrl-RS"/>
          <w:rPrChange w:id="107" w:author="Настасија Аврамовић" w:date="2022-06-18T14:11:00Z">
            <w:rPr>
              <w:del w:id="108" w:author="Настасија Аврамовић" w:date="2022-06-18T14:05:00Z"/>
              <w:noProof/>
            </w:rPr>
          </w:rPrChange>
        </w:rPr>
      </w:pPr>
    </w:p>
    <w:p w14:paraId="30872FA2" w14:textId="77777777" w:rsidR="009118BA" w:rsidRPr="009118BA" w:rsidDel="001F4020" w:rsidRDefault="009118BA" w:rsidP="1129B2AB">
      <w:pPr>
        <w:rPr>
          <w:del w:id="109" w:author="Настасија Аврамовић" w:date="2022-06-18T14:05:00Z"/>
          <w:noProof/>
        </w:rPr>
      </w:pPr>
    </w:p>
    <w:p w14:paraId="19162F09" w14:textId="77777777" w:rsidR="009118BA" w:rsidRPr="009118BA" w:rsidDel="001F4020" w:rsidRDefault="009118BA" w:rsidP="1129B2AB">
      <w:pPr>
        <w:rPr>
          <w:del w:id="110" w:author="Настасија Аврамовић" w:date="2022-06-18T14:05:00Z"/>
          <w:noProof/>
        </w:rPr>
      </w:pPr>
    </w:p>
    <w:p w14:paraId="2035934C" w14:textId="77777777" w:rsidR="00C220A6" w:rsidRPr="00C220A6" w:rsidDel="001F4020" w:rsidRDefault="00C220A6" w:rsidP="1129B2AB">
      <w:pPr>
        <w:rPr>
          <w:del w:id="111" w:author="Настасија Аврамовић" w:date="2022-06-18T14:05:00Z"/>
          <w:noProof/>
        </w:rPr>
      </w:pPr>
    </w:p>
    <w:p w14:paraId="05BFC1EA" w14:textId="77777777" w:rsidR="00330726" w:rsidDel="001F4020" w:rsidRDefault="00330726" w:rsidP="1129B2AB">
      <w:pPr>
        <w:rPr>
          <w:del w:id="112" w:author="Настасија Аврамовић" w:date="2022-06-18T14:05:00Z"/>
          <w:noProof/>
        </w:rPr>
      </w:pPr>
    </w:p>
    <w:p w14:paraId="004002B4" w14:textId="77777777" w:rsidR="00330726" w:rsidRPr="00330726" w:rsidRDefault="00330726" w:rsidP="1129B2AB">
      <w:pPr>
        <w:rPr>
          <w:noProof/>
        </w:rPr>
      </w:pPr>
    </w:p>
    <w:p w14:paraId="37948586" w14:textId="77777777" w:rsidR="009D367E" w:rsidRPr="00721953" w:rsidRDefault="009D367E" w:rsidP="1129B2AB">
      <w:pPr>
        <w:pStyle w:val="Heading2"/>
        <w:numPr>
          <w:ilvl w:val="1"/>
          <w:numId w:val="7"/>
        </w:numPr>
        <w:rPr>
          <w:noProof/>
        </w:rPr>
      </w:pPr>
      <w:bookmarkStart w:id="113" w:name="_Toc93049466"/>
      <w:bookmarkStart w:id="114" w:name="_Toc93908897"/>
      <w:bookmarkStart w:id="115" w:name="_Toc100520647"/>
      <w:r w:rsidRPr="1129B2AB">
        <w:rPr>
          <w:noProof/>
        </w:rPr>
        <w:t>Макроекономски утицаји</w:t>
      </w:r>
      <w:bookmarkEnd w:id="113"/>
      <w:bookmarkEnd w:id="114"/>
      <w:bookmarkEnd w:id="115"/>
    </w:p>
    <w:p w14:paraId="29299274" w14:textId="77777777" w:rsidR="009118BA" w:rsidRDefault="009118BA" w:rsidP="1129B2AB">
      <w:pPr>
        <w:pStyle w:val="NoSpacing"/>
        <w:ind w:firstLine="720"/>
        <w:rPr>
          <w:noProof/>
        </w:rPr>
      </w:pPr>
      <w:r w:rsidRPr="1129B2AB">
        <w:rPr>
          <w:noProof/>
        </w:rPr>
        <w:t>Макроекономски фактори имају директан утицај на положај компаније на тржишту. Незапосленост, инфлација и каматне стопе су примери који директно могу утицати на куповну моћ потрошача, али тако и на моћ прозивођача и на раст  и профитабилност компаније.</w:t>
      </w:r>
    </w:p>
    <w:p w14:paraId="3AE42370" w14:textId="77777777" w:rsidR="009118BA" w:rsidRDefault="009118BA" w:rsidP="1129B2AB">
      <w:pPr>
        <w:pStyle w:val="NoSpacing"/>
        <w:rPr>
          <w:noProof/>
        </w:rPr>
      </w:pPr>
      <w:r w:rsidRPr="1129B2AB">
        <w:rPr>
          <w:noProof/>
        </w:rPr>
        <w:t>Било који вид рецесије има потенцијал да промени склоност купаца да купују, може доћи до приморавања смањења цена. Промене курсева су сложене и утичу на активности увоза или извоза.</w:t>
      </w:r>
    </w:p>
    <w:p w14:paraId="5D305B79" w14:textId="77777777" w:rsidR="009118BA" w:rsidRDefault="009118BA" w:rsidP="1129B2AB">
      <w:pPr>
        <w:pStyle w:val="NoSpacing"/>
        <w:rPr>
          <w:noProof/>
        </w:rPr>
      </w:pPr>
      <w:r w:rsidRPr="1129B2AB">
        <w:rPr>
          <w:noProof/>
        </w:rPr>
        <w:t>Еколошка криза подигла је свест о факторима животне средине. На то је утицао недостатак сировина, рециклирање, загађивање, а компаније “ePijaca” управо подиже свест и о томе.</w:t>
      </w:r>
    </w:p>
    <w:p w14:paraId="23321E5B" w14:textId="77777777" w:rsidR="009118BA" w:rsidRDefault="009118BA" w:rsidP="1129B2AB">
      <w:pPr>
        <w:pStyle w:val="NoSpacing"/>
        <w:rPr>
          <w:noProof/>
        </w:rPr>
      </w:pPr>
      <w:r w:rsidRPr="1129B2AB">
        <w:rPr>
          <w:noProof/>
        </w:rPr>
        <w:t>Пандемија КОВИД-19 утицала је лоше на стање на тржишту у Србији, али дошло је до пораста куповине преко Интернета, што компанији иде у прилог. Утицала је такође на извоз и увоз хране.</w:t>
      </w:r>
    </w:p>
    <w:p w14:paraId="54C34407" w14:textId="77777777" w:rsidR="009118BA" w:rsidRDefault="009118BA" w:rsidP="1129B2AB">
      <w:pPr>
        <w:pStyle w:val="NoSpacing"/>
        <w:rPr>
          <w:noProof/>
        </w:rPr>
      </w:pPr>
    </w:p>
    <w:p w14:paraId="62159882" w14:textId="77777777" w:rsidR="009118BA" w:rsidRDefault="009118BA" w:rsidP="1129B2AB">
      <w:pPr>
        <w:pStyle w:val="NoSpacing"/>
        <w:rPr>
          <w:noProof/>
        </w:rPr>
      </w:pPr>
      <w:r w:rsidRPr="1129B2AB">
        <w:rPr>
          <w:noProof/>
        </w:rPr>
        <w:t>Према подацима Републичког завода за статистику, Србија је у 2021. години остварила реални раст бруто домаћег производа од 7,4%, прецизније износи 62.4 милијарди , који је био вођен опоравком услужних сектора, као и растом грађевинарства и индустрије. Док БДП по глави становника достигао је ниво око 8.748. На основу анализа из године у годину, може се закључити да је проценат запослених порастао и да тренутно износи око 50%, а такође и ниво незапослених се смањује и износи 9.27%.</w:t>
      </w:r>
    </w:p>
    <w:p w14:paraId="71889681" w14:textId="77777777" w:rsidR="009118BA" w:rsidRDefault="009118BA" w:rsidP="1129B2AB">
      <w:pPr>
        <w:pStyle w:val="NoSpacing"/>
        <w:rPr>
          <w:noProof/>
        </w:rPr>
      </w:pPr>
    </w:p>
    <w:p w14:paraId="2002C68E" w14:textId="77777777" w:rsidR="009118BA" w:rsidRDefault="009118BA" w:rsidP="1129B2AB">
      <w:pPr>
        <w:pStyle w:val="NoSpacing"/>
        <w:rPr>
          <w:noProof/>
        </w:rPr>
      </w:pPr>
      <w:r w:rsidRPr="1129B2AB">
        <w:rPr>
          <w:noProof/>
        </w:rPr>
        <w:t>Инфалација се у последњих осам година износила је око 2%, док је у 2021.години око 4%, али већ у фебруару 2022.године 8.8%. Повећањем инфлације од средине 2021.године дошло је до повећања цене хране и енергената, и поремећаја ланаца снабдевања.  На компанију то може утицати што се тиче цене услуга транспорта, али и самих намириница, што никако не иде у прилог.</w:t>
      </w:r>
    </w:p>
    <w:p w14:paraId="2587FA72" w14:textId="77777777" w:rsidR="009118BA" w:rsidRDefault="009118BA" w:rsidP="1129B2AB">
      <w:pPr>
        <w:pStyle w:val="NoSpacing"/>
        <w:rPr>
          <w:noProof/>
        </w:rPr>
      </w:pPr>
    </w:p>
    <w:p w14:paraId="6C9FBE7A" w14:textId="77777777" w:rsidR="009118BA" w:rsidRPr="00624A91" w:rsidRDefault="009118BA" w:rsidP="1129B2AB">
      <w:pPr>
        <w:pStyle w:val="NoSpacing"/>
        <w:rPr>
          <w:noProof/>
        </w:rPr>
      </w:pPr>
      <w:r w:rsidRPr="1129B2AB">
        <w:rPr>
          <w:noProof/>
        </w:rPr>
        <w:t>Захваљујући очуваној макроекономској и финансијској стабилности, стабилности девизног курса, као и спроведеној фискалној консолидацији, у последњим годинама успостављена су још три снажна стуба финансирања инвестиција: вишеструко увећана профитабилност привреде, инвестициони кредити и удвостручене државне инвестиције. Што позитивно утиче на продавце компаније.</w:t>
      </w:r>
    </w:p>
    <w:p w14:paraId="475B5112" w14:textId="77777777" w:rsidR="009118BA" w:rsidRDefault="009118BA" w:rsidP="1129B2AB">
      <w:pPr>
        <w:pStyle w:val="NoSpacing"/>
        <w:rPr>
          <w:noProof/>
        </w:rPr>
      </w:pPr>
    </w:p>
    <w:p w14:paraId="1541F808" w14:textId="77777777" w:rsidR="009118BA" w:rsidRDefault="009118BA" w:rsidP="1129B2AB">
      <w:pPr>
        <w:pStyle w:val="NoSpacing"/>
        <w:rPr>
          <w:noProof/>
        </w:rPr>
      </w:pPr>
      <w:r w:rsidRPr="1129B2AB">
        <w:rPr>
          <w:noProof/>
        </w:rPr>
        <w:t>Србија и даље нуди повољне услове за оснивање предузећа, порез  на добит  износи  свега око 15 одсто.</w:t>
      </w:r>
    </w:p>
    <w:p w14:paraId="6214B900" w14:textId="30BBEF0D" w:rsidR="009D367E" w:rsidRPr="00E9332E" w:rsidRDefault="009D367E" w:rsidP="1129B2AB">
      <w:pPr>
        <w:pStyle w:val="NoSpacing"/>
        <w:ind w:left="720"/>
        <w:rPr>
          <w:noProof/>
          <w:color w:val="FF0000"/>
        </w:rPr>
      </w:pPr>
    </w:p>
    <w:p w14:paraId="500A125C" w14:textId="77777777" w:rsidR="009D367E" w:rsidRDefault="009D367E" w:rsidP="1129B2AB">
      <w:pPr>
        <w:pStyle w:val="Heading1"/>
        <w:numPr>
          <w:ilvl w:val="0"/>
          <w:numId w:val="7"/>
        </w:numPr>
        <w:ind w:left="720"/>
        <w:rPr>
          <w:noProof/>
        </w:rPr>
      </w:pPr>
      <w:bookmarkStart w:id="116" w:name="_Toc93049478"/>
      <w:bookmarkStart w:id="117" w:name="_Toc93908898"/>
      <w:bookmarkStart w:id="118" w:name="_Toc100520648"/>
      <w:r w:rsidRPr="1129B2AB">
        <w:rPr>
          <w:noProof/>
        </w:rPr>
        <w:t>SWOT Анализа</w:t>
      </w:r>
      <w:bookmarkEnd w:id="116"/>
      <w:bookmarkEnd w:id="117"/>
      <w:bookmarkEnd w:id="118"/>
    </w:p>
    <w:p w14:paraId="790B6400" w14:textId="77777777" w:rsidR="009118BA" w:rsidRPr="00B93E75" w:rsidRDefault="009118BA" w:rsidP="1129B2AB">
      <w:pPr>
        <w:pStyle w:val="ListParagraph"/>
        <w:ind w:left="360" w:firstLine="360"/>
        <w:rPr>
          <w:noProof/>
        </w:rPr>
      </w:pPr>
      <w:bookmarkStart w:id="119" w:name="_Toc93908899"/>
      <w:r w:rsidRPr="1129B2AB">
        <w:rPr>
          <w:noProof/>
        </w:rPr>
        <w:t xml:space="preserve">SWOT анализа има за циљ да идентификује снаге и слабости организације, као и потенцијалне прилике и претње.  Циљ овога је изградити снаге, елиминисати слабости, искористити прилике, а супроставити се претњама. </w:t>
      </w:r>
    </w:p>
    <w:p w14:paraId="4B5F7280" w14:textId="77777777" w:rsidR="009D367E" w:rsidRDefault="009D367E" w:rsidP="1129B2AB">
      <w:pPr>
        <w:pStyle w:val="Heading2"/>
        <w:numPr>
          <w:ilvl w:val="1"/>
          <w:numId w:val="7"/>
        </w:numPr>
        <w:rPr>
          <w:noProof/>
        </w:rPr>
      </w:pPr>
      <w:bookmarkStart w:id="120" w:name="_Toc100520649"/>
      <w:r w:rsidRPr="1129B2AB">
        <w:rPr>
          <w:noProof/>
        </w:rPr>
        <w:lastRenderedPageBreak/>
        <w:t>Снаге</w:t>
      </w:r>
      <w:bookmarkEnd w:id="119"/>
      <w:bookmarkEnd w:id="120"/>
    </w:p>
    <w:p w14:paraId="43E629E4" w14:textId="77777777" w:rsidR="009118BA" w:rsidRDefault="009118BA" w:rsidP="1129B2AB">
      <w:pPr>
        <w:pStyle w:val="ListParagraph"/>
        <w:numPr>
          <w:ilvl w:val="0"/>
          <w:numId w:val="23"/>
        </w:numPr>
        <w:rPr>
          <w:noProof/>
        </w:rPr>
      </w:pPr>
      <w:bookmarkStart w:id="121" w:name="_Toc93908900"/>
      <w:r w:rsidRPr="1129B2AB">
        <w:rPr>
          <w:noProof/>
        </w:rPr>
        <w:t>Неограниченост времена или физичке локације, куповина се може спровести у било које време и са било ког места – широка доступност</w:t>
      </w:r>
    </w:p>
    <w:p w14:paraId="6FE1E206" w14:textId="77777777" w:rsidR="009118BA" w:rsidRDefault="009118BA" w:rsidP="1129B2AB">
      <w:pPr>
        <w:pStyle w:val="ListParagraph"/>
        <w:numPr>
          <w:ilvl w:val="0"/>
          <w:numId w:val="23"/>
        </w:numPr>
        <w:rPr>
          <w:noProof/>
        </w:rPr>
      </w:pPr>
      <w:r w:rsidRPr="1129B2AB">
        <w:rPr>
          <w:noProof/>
        </w:rPr>
        <w:t>Одличан однос са добављачима који ће олакшати брзу и ефикасну испоруку.</w:t>
      </w:r>
    </w:p>
    <w:p w14:paraId="47A8E3FC" w14:textId="77777777" w:rsidR="009118BA" w:rsidRDefault="009118BA" w:rsidP="1129B2AB">
      <w:pPr>
        <w:pStyle w:val="ListParagraph"/>
        <w:numPr>
          <w:ilvl w:val="0"/>
          <w:numId w:val="23"/>
        </w:numPr>
        <w:rPr>
          <w:noProof/>
        </w:rPr>
      </w:pPr>
      <w:r w:rsidRPr="1129B2AB">
        <w:rPr>
          <w:noProof/>
        </w:rPr>
        <w:t>Једностовано коришћење</w:t>
      </w:r>
    </w:p>
    <w:p w14:paraId="353F124A" w14:textId="77777777" w:rsidR="009118BA" w:rsidRDefault="009118BA" w:rsidP="1129B2AB">
      <w:pPr>
        <w:pStyle w:val="ListParagraph"/>
        <w:numPr>
          <w:ilvl w:val="0"/>
          <w:numId w:val="23"/>
        </w:numPr>
        <w:rPr>
          <w:noProof/>
        </w:rPr>
      </w:pPr>
      <w:r w:rsidRPr="1129B2AB">
        <w:rPr>
          <w:noProof/>
        </w:rPr>
        <w:t>Поузданост апликације приликом техничких проблема(нестанак струје, кварови на Интернет мрежи)</w:t>
      </w:r>
    </w:p>
    <w:p w14:paraId="4FAD6F42" w14:textId="77777777" w:rsidR="009118BA" w:rsidRDefault="009118BA" w:rsidP="1129B2AB">
      <w:pPr>
        <w:pStyle w:val="ListParagraph"/>
        <w:numPr>
          <w:ilvl w:val="0"/>
          <w:numId w:val="23"/>
        </w:numPr>
        <w:rPr>
          <w:noProof/>
        </w:rPr>
      </w:pPr>
      <w:r w:rsidRPr="1129B2AB">
        <w:rPr>
          <w:noProof/>
        </w:rPr>
        <w:t>Апликација обезбеђује различите опције претраживања – самостални унос текста или избор више опција</w:t>
      </w:r>
    </w:p>
    <w:p w14:paraId="4B9210AA" w14:textId="77777777" w:rsidR="009118BA" w:rsidRDefault="009118BA" w:rsidP="1129B2AB">
      <w:pPr>
        <w:pStyle w:val="ListParagraph"/>
        <w:numPr>
          <w:ilvl w:val="0"/>
          <w:numId w:val="23"/>
        </w:numPr>
        <w:rPr>
          <w:noProof/>
        </w:rPr>
      </w:pPr>
      <w:r w:rsidRPr="1129B2AB">
        <w:rPr>
          <w:noProof/>
        </w:rPr>
        <w:t>Апликација омогућава поуздано креирање и ажурирање профила</w:t>
      </w:r>
    </w:p>
    <w:p w14:paraId="3D9633DB" w14:textId="77777777" w:rsidR="009118BA" w:rsidRDefault="009118BA" w:rsidP="1129B2AB">
      <w:pPr>
        <w:pStyle w:val="ListParagraph"/>
        <w:numPr>
          <w:ilvl w:val="0"/>
          <w:numId w:val="23"/>
        </w:numPr>
        <w:rPr>
          <w:noProof/>
        </w:rPr>
      </w:pPr>
      <w:r w:rsidRPr="1129B2AB">
        <w:rPr>
          <w:noProof/>
        </w:rPr>
        <w:t>Више начина испоруке и плаћања</w:t>
      </w:r>
    </w:p>
    <w:p w14:paraId="46503A31" w14:textId="77777777" w:rsidR="009118BA" w:rsidRDefault="009118BA" w:rsidP="1129B2AB">
      <w:pPr>
        <w:pStyle w:val="ListParagraph"/>
        <w:numPr>
          <w:ilvl w:val="0"/>
          <w:numId w:val="23"/>
        </w:numPr>
        <w:rPr>
          <w:noProof/>
        </w:rPr>
      </w:pPr>
      <w:r w:rsidRPr="1129B2AB">
        <w:rPr>
          <w:noProof/>
        </w:rPr>
        <w:t>Вишејезична подршка</w:t>
      </w:r>
    </w:p>
    <w:p w14:paraId="0ED53748" w14:textId="77777777" w:rsidR="009118BA" w:rsidRDefault="009118BA" w:rsidP="1129B2AB">
      <w:pPr>
        <w:pStyle w:val="ListParagraph"/>
        <w:numPr>
          <w:ilvl w:val="0"/>
          <w:numId w:val="23"/>
        </w:numPr>
        <w:rPr>
          <w:noProof/>
        </w:rPr>
      </w:pPr>
      <w:r w:rsidRPr="1129B2AB">
        <w:rPr>
          <w:noProof/>
        </w:rPr>
        <w:t>Смањени трошкови – могућност обезбеђивања попуста (привлчење потрошача)</w:t>
      </w:r>
    </w:p>
    <w:p w14:paraId="24B67197" w14:textId="77777777" w:rsidR="009118BA" w:rsidRDefault="009118BA" w:rsidP="1129B2AB">
      <w:pPr>
        <w:pStyle w:val="ListParagraph"/>
        <w:numPr>
          <w:ilvl w:val="0"/>
          <w:numId w:val="23"/>
        </w:numPr>
        <w:rPr>
          <w:noProof/>
        </w:rPr>
      </w:pPr>
      <w:r w:rsidRPr="1129B2AB">
        <w:rPr>
          <w:noProof/>
        </w:rPr>
        <w:t>Политика поврата</w:t>
      </w:r>
    </w:p>
    <w:p w14:paraId="06307CAF" w14:textId="77777777" w:rsidR="009118BA" w:rsidRDefault="009118BA" w:rsidP="1129B2AB">
      <w:pPr>
        <w:pStyle w:val="ListParagraph"/>
        <w:numPr>
          <w:ilvl w:val="0"/>
          <w:numId w:val="23"/>
        </w:numPr>
        <w:rPr>
          <w:noProof/>
        </w:rPr>
      </w:pPr>
      <w:r w:rsidRPr="1129B2AB">
        <w:rPr>
          <w:noProof/>
        </w:rPr>
        <w:t>Глобални приступ</w:t>
      </w:r>
    </w:p>
    <w:p w14:paraId="0D2BFC5A" w14:textId="77777777" w:rsidR="009118BA" w:rsidRDefault="009118BA" w:rsidP="1129B2AB">
      <w:pPr>
        <w:pStyle w:val="ListParagraph"/>
        <w:rPr>
          <w:noProof/>
        </w:rPr>
      </w:pPr>
    </w:p>
    <w:p w14:paraId="6BB0B222" w14:textId="77777777" w:rsidR="009D367E" w:rsidRDefault="009D367E" w:rsidP="1129B2AB">
      <w:pPr>
        <w:pStyle w:val="Heading2"/>
        <w:numPr>
          <w:ilvl w:val="1"/>
          <w:numId w:val="7"/>
        </w:numPr>
        <w:rPr>
          <w:noProof/>
        </w:rPr>
      </w:pPr>
      <w:bookmarkStart w:id="122" w:name="_Toc100520650"/>
      <w:r w:rsidRPr="1129B2AB">
        <w:rPr>
          <w:noProof/>
        </w:rPr>
        <w:t>Слабости</w:t>
      </w:r>
      <w:bookmarkEnd w:id="121"/>
      <w:bookmarkEnd w:id="122"/>
    </w:p>
    <w:p w14:paraId="6DDE5B27" w14:textId="77777777" w:rsidR="009118BA" w:rsidRDefault="009118BA" w:rsidP="1129B2AB">
      <w:pPr>
        <w:pStyle w:val="ListParagraph"/>
        <w:numPr>
          <w:ilvl w:val="0"/>
          <w:numId w:val="25"/>
        </w:numPr>
        <w:rPr>
          <w:noProof/>
        </w:rPr>
      </w:pPr>
      <w:bookmarkStart w:id="123" w:name="_Toc93908901"/>
      <w:r w:rsidRPr="1129B2AB">
        <w:rPr>
          <w:noProof/>
        </w:rPr>
        <w:t>Неповерење приликом избора намирница, немогућност дегустације</w:t>
      </w:r>
    </w:p>
    <w:p w14:paraId="065BE20E" w14:textId="77777777" w:rsidR="009118BA" w:rsidRDefault="009118BA" w:rsidP="1129B2AB">
      <w:pPr>
        <w:pStyle w:val="ListParagraph"/>
        <w:numPr>
          <w:ilvl w:val="0"/>
          <w:numId w:val="25"/>
        </w:numPr>
        <w:rPr>
          <w:noProof/>
        </w:rPr>
      </w:pPr>
      <w:r w:rsidRPr="1129B2AB">
        <w:rPr>
          <w:noProof/>
        </w:rPr>
        <w:t>Профитабилност продаје се смањује, испорука кварљиве робе је скупља</w:t>
      </w:r>
    </w:p>
    <w:p w14:paraId="0DFBE25E" w14:textId="77777777" w:rsidR="009118BA" w:rsidRDefault="009118BA" w:rsidP="1129B2AB">
      <w:pPr>
        <w:pStyle w:val="ListParagraph"/>
        <w:numPr>
          <w:ilvl w:val="0"/>
          <w:numId w:val="25"/>
        </w:numPr>
        <w:rPr>
          <w:noProof/>
        </w:rPr>
      </w:pPr>
      <w:r w:rsidRPr="1129B2AB">
        <w:rPr>
          <w:noProof/>
        </w:rPr>
        <w:t>Одсуство комуникације, одлука у потпуности на купцу</w:t>
      </w:r>
    </w:p>
    <w:p w14:paraId="1327FB3B" w14:textId="77777777" w:rsidR="009118BA" w:rsidRDefault="009118BA" w:rsidP="1129B2AB">
      <w:pPr>
        <w:pStyle w:val="ListParagraph"/>
        <w:numPr>
          <w:ilvl w:val="0"/>
          <w:numId w:val="25"/>
        </w:numPr>
        <w:rPr>
          <w:noProof/>
        </w:rPr>
      </w:pPr>
      <w:r w:rsidRPr="1129B2AB">
        <w:rPr>
          <w:noProof/>
        </w:rPr>
        <w:t>Висока цена доставе</w:t>
      </w:r>
    </w:p>
    <w:p w14:paraId="7FDDBA0E" w14:textId="77777777" w:rsidR="009118BA" w:rsidRDefault="009118BA" w:rsidP="1129B2AB">
      <w:pPr>
        <w:pStyle w:val="ListParagraph"/>
        <w:numPr>
          <w:ilvl w:val="0"/>
          <w:numId w:val="25"/>
        </w:numPr>
        <w:rPr>
          <w:noProof/>
        </w:rPr>
      </w:pPr>
      <w:r w:rsidRPr="1129B2AB">
        <w:rPr>
          <w:noProof/>
        </w:rPr>
        <w:t>Старије генерације- неприступачна технологија и недостатак поверења</w:t>
      </w:r>
    </w:p>
    <w:p w14:paraId="7837B10E" w14:textId="77777777" w:rsidR="009118BA" w:rsidRDefault="009118BA" w:rsidP="1129B2AB">
      <w:pPr>
        <w:pStyle w:val="ListParagraph"/>
        <w:numPr>
          <w:ilvl w:val="0"/>
          <w:numId w:val="25"/>
        </w:numPr>
        <w:rPr>
          <w:noProof/>
        </w:rPr>
      </w:pPr>
      <w:r w:rsidRPr="1129B2AB">
        <w:rPr>
          <w:noProof/>
        </w:rPr>
        <w:t>Контрола квалитета – ослањање на власнике</w:t>
      </w:r>
    </w:p>
    <w:p w14:paraId="0B905D9A" w14:textId="77777777" w:rsidR="009118BA" w:rsidRDefault="009118BA" w:rsidP="1129B2AB">
      <w:pPr>
        <w:pStyle w:val="ListParagraph"/>
        <w:numPr>
          <w:ilvl w:val="0"/>
          <w:numId w:val="25"/>
        </w:numPr>
        <w:rPr>
          <w:noProof/>
        </w:rPr>
      </w:pPr>
      <w:r w:rsidRPr="1129B2AB">
        <w:rPr>
          <w:noProof/>
        </w:rPr>
        <w:t>Побољшање паковања</w:t>
      </w:r>
    </w:p>
    <w:p w14:paraId="6FEECD62" w14:textId="77777777" w:rsidR="009D367E" w:rsidRDefault="009D367E" w:rsidP="1129B2AB">
      <w:pPr>
        <w:pStyle w:val="Heading2"/>
        <w:numPr>
          <w:ilvl w:val="1"/>
          <w:numId w:val="7"/>
        </w:numPr>
        <w:rPr>
          <w:noProof/>
        </w:rPr>
      </w:pPr>
      <w:bookmarkStart w:id="124" w:name="_Toc100520651"/>
      <w:r w:rsidRPr="1129B2AB">
        <w:rPr>
          <w:noProof/>
        </w:rPr>
        <w:t>Прилике</w:t>
      </w:r>
      <w:bookmarkEnd w:id="123"/>
      <w:bookmarkEnd w:id="124"/>
    </w:p>
    <w:p w14:paraId="343154AA" w14:textId="77777777" w:rsidR="009118BA" w:rsidRPr="009118BA" w:rsidRDefault="009118BA" w:rsidP="1129B2AB">
      <w:pPr>
        <w:pStyle w:val="ListParagraph"/>
        <w:numPr>
          <w:ilvl w:val="0"/>
          <w:numId w:val="27"/>
        </w:numPr>
        <w:rPr>
          <w:noProof/>
        </w:rPr>
      </w:pPr>
      <w:bookmarkStart w:id="125" w:name="_Toc93908902"/>
      <w:r w:rsidRPr="1129B2AB">
        <w:rPr>
          <w:noProof/>
        </w:rPr>
        <w:t xml:space="preserve">Технолошка побољшања </w:t>
      </w:r>
    </w:p>
    <w:p w14:paraId="6389D785" w14:textId="77777777" w:rsidR="009118BA" w:rsidRPr="009118BA" w:rsidRDefault="009118BA" w:rsidP="1129B2AB">
      <w:pPr>
        <w:pStyle w:val="ListParagraph"/>
        <w:numPr>
          <w:ilvl w:val="0"/>
          <w:numId w:val="27"/>
        </w:numPr>
        <w:rPr>
          <w:noProof/>
        </w:rPr>
      </w:pPr>
      <w:r w:rsidRPr="1129B2AB">
        <w:rPr>
          <w:noProof/>
        </w:rPr>
        <w:t>Повећање потражње за производима које пружа апликација</w:t>
      </w:r>
    </w:p>
    <w:p w14:paraId="3A1DFA62" w14:textId="77777777" w:rsidR="009118BA" w:rsidRPr="009118BA" w:rsidRDefault="009118BA" w:rsidP="1129B2AB">
      <w:pPr>
        <w:pStyle w:val="ListParagraph"/>
        <w:numPr>
          <w:ilvl w:val="0"/>
          <w:numId w:val="27"/>
        </w:numPr>
        <w:rPr>
          <w:noProof/>
        </w:rPr>
      </w:pPr>
      <w:r w:rsidRPr="1129B2AB">
        <w:rPr>
          <w:noProof/>
        </w:rPr>
        <w:t>Маркетиншке могућности</w:t>
      </w:r>
    </w:p>
    <w:p w14:paraId="2B1B5F1D" w14:textId="77777777" w:rsidR="009118BA" w:rsidRPr="009118BA" w:rsidRDefault="009118BA" w:rsidP="1129B2AB">
      <w:pPr>
        <w:pStyle w:val="ListParagraph"/>
        <w:numPr>
          <w:ilvl w:val="0"/>
          <w:numId w:val="27"/>
        </w:numPr>
        <w:rPr>
          <w:noProof/>
        </w:rPr>
      </w:pPr>
      <w:r w:rsidRPr="1129B2AB">
        <w:rPr>
          <w:noProof/>
        </w:rPr>
        <w:t>Побољшање економског стања у руралним подручјима</w:t>
      </w:r>
    </w:p>
    <w:p w14:paraId="541CA962" w14:textId="77777777" w:rsidR="009118BA" w:rsidRPr="009118BA" w:rsidRDefault="009118BA" w:rsidP="1129B2AB">
      <w:pPr>
        <w:pStyle w:val="ListParagraph"/>
        <w:numPr>
          <w:ilvl w:val="0"/>
          <w:numId w:val="27"/>
        </w:numPr>
        <w:rPr>
          <w:noProof/>
        </w:rPr>
      </w:pPr>
      <w:r w:rsidRPr="1129B2AB">
        <w:rPr>
          <w:noProof/>
        </w:rPr>
        <w:t>Разноврсност производа</w:t>
      </w:r>
    </w:p>
    <w:p w14:paraId="2E9FAB8A" w14:textId="50C8D213" w:rsidR="009D367E" w:rsidRDefault="009D367E" w:rsidP="1129B2AB">
      <w:pPr>
        <w:pStyle w:val="Heading2"/>
        <w:numPr>
          <w:ilvl w:val="1"/>
          <w:numId w:val="7"/>
        </w:numPr>
        <w:rPr>
          <w:noProof/>
        </w:rPr>
      </w:pPr>
      <w:bookmarkStart w:id="126" w:name="_Toc100520652"/>
      <w:r w:rsidRPr="1129B2AB">
        <w:rPr>
          <w:noProof/>
        </w:rPr>
        <w:t>Претње</w:t>
      </w:r>
      <w:bookmarkEnd w:id="125"/>
      <w:bookmarkEnd w:id="126"/>
    </w:p>
    <w:p w14:paraId="6A592798" w14:textId="77777777" w:rsidR="009118BA" w:rsidRDefault="009118BA" w:rsidP="1129B2AB">
      <w:pPr>
        <w:pStyle w:val="ListParagraph"/>
        <w:numPr>
          <w:ilvl w:val="0"/>
          <w:numId w:val="29"/>
        </w:numPr>
        <w:rPr>
          <w:noProof/>
        </w:rPr>
      </w:pPr>
      <w:r w:rsidRPr="1129B2AB">
        <w:rPr>
          <w:noProof/>
        </w:rPr>
        <w:t>Повећање конкуренције</w:t>
      </w:r>
    </w:p>
    <w:p w14:paraId="7950F258" w14:textId="77777777" w:rsidR="009118BA" w:rsidRDefault="009118BA" w:rsidP="1129B2AB">
      <w:pPr>
        <w:pStyle w:val="ListParagraph"/>
        <w:numPr>
          <w:ilvl w:val="0"/>
          <w:numId w:val="29"/>
        </w:numPr>
        <w:rPr>
          <w:noProof/>
        </w:rPr>
      </w:pPr>
      <w:r w:rsidRPr="1129B2AB">
        <w:rPr>
          <w:noProof/>
        </w:rPr>
        <w:t>Промена захтева купаца</w:t>
      </w:r>
    </w:p>
    <w:p w14:paraId="316E0B09" w14:textId="77777777" w:rsidR="009118BA" w:rsidRDefault="009118BA" w:rsidP="1129B2AB">
      <w:pPr>
        <w:pStyle w:val="ListParagraph"/>
        <w:numPr>
          <w:ilvl w:val="0"/>
          <w:numId w:val="29"/>
        </w:numPr>
        <w:rPr>
          <w:noProof/>
        </w:rPr>
      </w:pPr>
      <w:r w:rsidRPr="1129B2AB">
        <w:rPr>
          <w:noProof/>
        </w:rPr>
        <w:t>Нежељено оглашавање и СПАМ</w:t>
      </w:r>
    </w:p>
    <w:p w14:paraId="65AA35DA" w14:textId="77777777" w:rsidR="009118BA" w:rsidRDefault="009118BA" w:rsidP="1129B2AB">
      <w:pPr>
        <w:pStyle w:val="ListParagraph"/>
        <w:numPr>
          <w:ilvl w:val="0"/>
          <w:numId w:val="29"/>
        </w:numPr>
        <w:rPr>
          <w:noProof/>
        </w:rPr>
      </w:pPr>
      <w:r w:rsidRPr="1129B2AB">
        <w:rPr>
          <w:noProof/>
        </w:rPr>
        <w:t>Нова ограничења – нпр. повећања опорезивања</w:t>
      </w:r>
    </w:p>
    <w:p w14:paraId="4DE0E760" w14:textId="77777777" w:rsidR="009118BA" w:rsidRDefault="009118BA" w:rsidP="1129B2AB">
      <w:pPr>
        <w:pStyle w:val="ListParagraph"/>
        <w:numPr>
          <w:ilvl w:val="0"/>
          <w:numId w:val="29"/>
        </w:numPr>
        <w:rPr>
          <w:noProof/>
        </w:rPr>
      </w:pPr>
      <w:r w:rsidRPr="1129B2AB">
        <w:rPr>
          <w:noProof/>
        </w:rPr>
        <w:t>Проблеми приликом плаћања</w:t>
      </w:r>
    </w:p>
    <w:p w14:paraId="48193F64" w14:textId="77777777" w:rsidR="009118BA" w:rsidRDefault="009118BA" w:rsidP="1129B2AB">
      <w:pPr>
        <w:pStyle w:val="ListParagraph"/>
        <w:numPr>
          <w:ilvl w:val="0"/>
          <w:numId w:val="29"/>
        </w:numPr>
        <w:rPr>
          <w:noProof/>
        </w:rPr>
      </w:pPr>
      <w:r w:rsidRPr="1129B2AB">
        <w:rPr>
          <w:noProof/>
        </w:rPr>
        <w:t>Приватност података – неповерљивост</w:t>
      </w:r>
    </w:p>
    <w:p w14:paraId="0BA1C04A" w14:textId="77777777" w:rsidR="009118BA" w:rsidRPr="00A749A9" w:rsidRDefault="009118BA" w:rsidP="1129B2AB">
      <w:pPr>
        <w:pStyle w:val="ListParagraph"/>
        <w:numPr>
          <w:ilvl w:val="0"/>
          <w:numId w:val="29"/>
        </w:numPr>
        <w:rPr>
          <w:noProof/>
        </w:rPr>
      </w:pPr>
      <w:r w:rsidRPr="1129B2AB">
        <w:rPr>
          <w:noProof/>
        </w:rPr>
        <w:t>Мала куповна моћ потенцијалних корисника</w:t>
      </w:r>
    </w:p>
    <w:p w14:paraId="432FFAA5" w14:textId="77777777" w:rsidR="009118BA" w:rsidRPr="009118BA" w:rsidRDefault="009118BA" w:rsidP="1129B2AB">
      <w:pPr>
        <w:ind w:left="360"/>
        <w:rPr>
          <w:noProof/>
        </w:rPr>
      </w:pPr>
    </w:p>
    <w:p w14:paraId="053F808B" w14:textId="470B671E" w:rsidR="00B8760D" w:rsidRDefault="00A85458" w:rsidP="1129B2AB">
      <w:pPr>
        <w:pStyle w:val="Heading1"/>
        <w:numPr>
          <w:ilvl w:val="0"/>
          <w:numId w:val="7"/>
        </w:numPr>
        <w:rPr>
          <w:noProof/>
        </w:rPr>
      </w:pPr>
      <w:bookmarkStart w:id="127" w:name="_Toc100520653"/>
      <w:r w:rsidRPr="1129B2AB">
        <w:rPr>
          <w:noProof/>
        </w:rPr>
        <w:lastRenderedPageBreak/>
        <w:t>Закључак</w:t>
      </w:r>
      <w:bookmarkEnd w:id="127"/>
    </w:p>
    <w:p w14:paraId="2B281210" w14:textId="77777777" w:rsidR="009118BA" w:rsidRDefault="009118BA" w:rsidP="1129B2AB">
      <w:pPr>
        <w:ind w:firstLine="360"/>
        <w:rPr>
          <w:noProof/>
        </w:rPr>
      </w:pPr>
      <w:r w:rsidRPr="1129B2AB">
        <w:rPr>
          <w:noProof/>
        </w:rPr>
        <w:t>Предложени пословни модел одговара моделу вишестране платформе, присутне су две међусобно зависне групе корисника које имају вредност једино кад су обе присутне, а сама платформа ствара вредност тако што им омогућава међусобну интеракцију.</w:t>
      </w:r>
    </w:p>
    <w:p w14:paraId="3B49BD4A" w14:textId="77777777" w:rsidR="009118BA" w:rsidRDefault="009118BA" w:rsidP="1129B2AB">
      <w:pPr>
        <w:rPr>
          <w:noProof/>
        </w:rPr>
      </w:pPr>
      <w:r w:rsidRPr="1129B2AB">
        <w:rPr>
          <w:noProof/>
        </w:rPr>
        <w:t>Пословни модел може се унапредити додатним истраживањем тржишта, конкуренције, економије и демографије становништва. Такође спровођењем анкете путем Интернета, да би се решио проблем корисника на што бољи начин.</w:t>
      </w:r>
    </w:p>
    <w:p w14:paraId="16EF92AE" w14:textId="77777777" w:rsidR="009118BA" w:rsidRPr="009118BA" w:rsidRDefault="009118BA" w:rsidP="1129B2AB">
      <w:pPr>
        <w:rPr>
          <w:rFonts w:ascii="Calibri" w:eastAsia="Calibri" w:hAnsi="Calibri" w:cs="Calibri"/>
          <w:noProof/>
        </w:rPr>
      </w:pPr>
      <w:r w:rsidRPr="1129B2AB">
        <w:rPr>
          <w:noProof/>
        </w:rPr>
        <w:t>Планови за будућност еПијаце су добро пословање, са што више корисника. И такође излазак на веће тржиште, па</w:t>
      </w:r>
      <w:r>
        <w:t xml:space="preserve"> </w:t>
      </w:r>
      <w:r w:rsidRPr="1129B2AB">
        <w:rPr>
          <w:noProof/>
        </w:rPr>
        <w:t>и  ван Србије.</w:t>
      </w:r>
    </w:p>
    <w:bookmarkStart w:id="128" w:name="_Toc100520654" w:displacedByCustomXml="next"/>
    <w:sdt>
      <w:sdtPr>
        <w:rPr>
          <w:rFonts w:asciiTheme="minorHAnsi" w:eastAsiaTheme="minorEastAsia" w:hAnsiTheme="minorHAnsi" w:cstheme="minorBidi"/>
          <w:b w:val="0"/>
          <w:bCs w:val="0"/>
          <w:caps w:val="0"/>
          <w:spacing w:val="0"/>
          <w:sz w:val="22"/>
          <w:szCs w:val="22"/>
        </w:rPr>
        <w:id w:val="-1460564906"/>
        <w:docPartObj>
          <w:docPartGallery w:val="Bibliographies"/>
          <w:docPartUnique/>
        </w:docPartObj>
      </w:sdtPr>
      <w:sdtEndPr/>
      <w:sdtContent>
        <w:p w14:paraId="70B234D7" w14:textId="16D77EE0" w:rsidR="000060C7" w:rsidRPr="000060C7" w:rsidRDefault="000060C7">
          <w:pPr>
            <w:pStyle w:val="Heading1"/>
            <w:rPr>
              <w:lang w:val="sr-Cyrl-RS"/>
            </w:rPr>
          </w:pPr>
          <w:r w:rsidRPr="121CAB55">
            <w:rPr>
              <w:lang w:val="sr-Cyrl-RS"/>
            </w:rPr>
            <w:t>Референце</w:t>
          </w:r>
          <w:bookmarkEnd w:id="128"/>
        </w:p>
        <w:sdt>
          <w:sdtPr>
            <w:id w:val="-573587230"/>
            <w:bibliography/>
          </w:sdtPr>
          <w:sdtEndPr/>
          <w:sdtContent>
            <w:p w14:paraId="358DD1A1" w14:textId="77777777" w:rsidR="00590CAB" w:rsidRDefault="000060C7" w:rsidP="00D133A5">
              <w:pPr>
                <w:rPr>
                  <w:noProof/>
                </w:rPr>
              </w:pPr>
              <w:r>
                <w:fldChar w:fldCharType="begin"/>
              </w:r>
              <w:r w:rsidRPr="00DE621E">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9"/>
                <w:gridCol w:w="9091"/>
              </w:tblGrid>
              <w:tr w:rsidR="00590CAB" w14:paraId="1D285184" w14:textId="77777777">
                <w:trPr>
                  <w:divId w:val="1021930362"/>
                  <w:tblCellSpacing w:w="15" w:type="dxa"/>
                </w:trPr>
                <w:tc>
                  <w:tcPr>
                    <w:tcW w:w="50" w:type="pct"/>
                    <w:hideMark/>
                  </w:tcPr>
                  <w:p w14:paraId="615DA63B" w14:textId="4758D26F" w:rsidR="00590CAB" w:rsidRDefault="00590CAB">
                    <w:pPr>
                      <w:pStyle w:val="Bibliography"/>
                      <w:rPr>
                        <w:noProof/>
                        <w:sz w:val="24"/>
                        <w:szCs w:val="24"/>
                      </w:rPr>
                    </w:pPr>
                    <w:r>
                      <w:rPr>
                        <w:noProof/>
                      </w:rPr>
                      <w:t xml:space="preserve">[1] </w:t>
                    </w:r>
                  </w:p>
                </w:tc>
                <w:tc>
                  <w:tcPr>
                    <w:tcW w:w="0" w:type="auto"/>
                    <w:hideMark/>
                  </w:tcPr>
                  <w:p w14:paraId="60BF1227" w14:textId="77777777" w:rsidR="00590CAB" w:rsidRDefault="00590CAB">
                    <w:pPr>
                      <w:pStyle w:val="Bibliography"/>
                      <w:rPr>
                        <w:noProof/>
                      </w:rPr>
                    </w:pPr>
                    <w:r>
                      <w:rPr>
                        <w:noProof/>
                      </w:rPr>
                      <w:t xml:space="preserve">A. Osterwalder и Y. Pigneur, Business Model Generation, John Wiley &amp; Sons, Inc., 2010. </w:t>
                    </w:r>
                  </w:p>
                </w:tc>
              </w:tr>
              <w:tr w:rsidR="00590CAB" w14:paraId="170BE1D6" w14:textId="77777777">
                <w:trPr>
                  <w:divId w:val="1021930362"/>
                  <w:tblCellSpacing w:w="15" w:type="dxa"/>
                </w:trPr>
                <w:tc>
                  <w:tcPr>
                    <w:tcW w:w="50" w:type="pct"/>
                    <w:hideMark/>
                  </w:tcPr>
                  <w:p w14:paraId="2ECBE549" w14:textId="77777777" w:rsidR="00590CAB" w:rsidRDefault="00590CAB">
                    <w:pPr>
                      <w:pStyle w:val="Bibliography"/>
                      <w:rPr>
                        <w:noProof/>
                        <w:lang w:val="sr-Latn-RS"/>
                      </w:rPr>
                    </w:pPr>
                    <w:r>
                      <w:rPr>
                        <w:noProof/>
                        <w:lang w:val="sr-Latn-RS"/>
                      </w:rPr>
                      <w:t xml:space="preserve">[2] </w:t>
                    </w:r>
                  </w:p>
                </w:tc>
                <w:tc>
                  <w:tcPr>
                    <w:tcW w:w="0" w:type="auto"/>
                    <w:hideMark/>
                  </w:tcPr>
                  <w:p w14:paraId="5F27DB10" w14:textId="77777777" w:rsidR="00590CAB" w:rsidRDefault="00590CAB">
                    <w:pPr>
                      <w:pStyle w:val="Bibliography"/>
                      <w:rPr>
                        <w:noProof/>
                        <w:lang w:val="sr-Latn-RS"/>
                      </w:rPr>
                    </w:pPr>
                    <w:r>
                      <w:rPr>
                        <w:noProof/>
                        <w:lang w:val="sr-Latn-RS"/>
                      </w:rPr>
                      <w:t>[Na mreži]. Available: https://www.academia.edu/12952974/Business_Development_Plan_Ready_Meal_service.</w:t>
                    </w:r>
                  </w:p>
                </w:tc>
              </w:tr>
              <w:tr w:rsidR="00590CAB" w14:paraId="76CFF0C4" w14:textId="77777777">
                <w:trPr>
                  <w:divId w:val="1021930362"/>
                  <w:tblCellSpacing w:w="15" w:type="dxa"/>
                </w:trPr>
                <w:tc>
                  <w:tcPr>
                    <w:tcW w:w="50" w:type="pct"/>
                    <w:hideMark/>
                  </w:tcPr>
                  <w:p w14:paraId="3DE38D3C" w14:textId="77777777" w:rsidR="00590CAB" w:rsidRDefault="00590CAB">
                    <w:pPr>
                      <w:pStyle w:val="Bibliography"/>
                      <w:rPr>
                        <w:noProof/>
                        <w:lang w:val="sr-Latn-RS"/>
                      </w:rPr>
                    </w:pPr>
                    <w:r>
                      <w:rPr>
                        <w:noProof/>
                        <w:lang w:val="sr-Latn-RS"/>
                      </w:rPr>
                      <w:t xml:space="preserve">[3] </w:t>
                    </w:r>
                  </w:p>
                </w:tc>
                <w:tc>
                  <w:tcPr>
                    <w:tcW w:w="0" w:type="auto"/>
                    <w:hideMark/>
                  </w:tcPr>
                  <w:p w14:paraId="5DADFD01" w14:textId="77777777" w:rsidR="00590CAB" w:rsidRDefault="00590CAB">
                    <w:pPr>
                      <w:pStyle w:val="Bibliography"/>
                      <w:rPr>
                        <w:noProof/>
                        <w:lang w:val="sr-Latn-RS"/>
                      </w:rPr>
                    </w:pPr>
                    <w:r>
                      <w:rPr>
                        <w:noProof/>
                        <w:lang w:val="sr-Latn-RS"/>
                      </w:rPr>
                      <w:t>[Na mreži]. Available: https://sr.wikipedia.org/sr-ec/%D0%9F%D1%80%D0%B8%D0%B2%D1%80%D0%B5%D0%B4%D0%B0_%D0%A1%D1%80%D0%B1%D0%B8%D1%98%D0%B5.</w:t>
                    </w:r>
                  </w:p>
                </w:tc>
              </w:tr>
              <w:tr w:rsidR="00590CAB" w14:paraId="0967EDF8" w14:textId="77777777">
                <w:trPr>
                  <w:divId w:val="1021930362"/>
                  <w:tblCellSpacing w:w="15" w:type="dxa"/>
                </w:trPr>
                <w:tc>
                  <w:tcPr>
                    <w:tcW w:w="50" w:type="pct"/>
                    <w:hideMark/>
                  </w:tcPr>
                  <w:p w14:paraId="22549481" w14:textId="77777777" w:rsidR="00590CAB" w:rsidRDefault="00590CAB">
                    <w:pPr>
                      <w:pStyle w:val="Bibliography"/>
                      <w:rPr>
                        <w:noProof/>
                        <w:lang w:val="sr-Cyrl-RS"/>
                      </w:rPr>
                    </w:pPr>
                    <w:r>
                      <w:rPr>
                        <w:noProof/>
                      </w:rPr>
                      <w:t xml:space="preserve">[4] </w:t>
                    </w:r>
                  </w:p>
                </w:tc>
                <w:tc>
                  <w:tcPr>
                    <w:tcW w:w="0" w:type="auto"/>
                    <w:hideMark/>
                  </w:tcPr>
                  <w:p w14:paraId="21D1D1BC" w14:textId="77777777" w:rsidR="00590CAB" w:rsidRDefault="00590CAB">
                    <w:pPr>
                      <w:pStyle w:val="Bibliography"/>
                      <w:rPr>
                        <w:noProof/>
                      </w:rPr>
                    </w:pPr>
                    <w:r>
                      <w:rPr>
                        <w:noProof/>
                      </w:rPr>
                      <w:t xml:space="preserve">A. Stošic, I. Nikolić и D. Zdravković, PEST Analysis of Serbia, Belgrade, 2012. </w:t>
                    </w:r>
                  </w:p>
                </w:tc>
              </w:tr>
              <w:tr w:rsidR="00590CAB" w14:paraId="616FB54B" w14:textId="77777777">
                <w:trPr>
                  <w:divId w:val="1021930362"/>
                  <w:tblCellSpacing w:w="15" w:type="dxa"/>
                </w:trPr>
                <w:tc>
                  <w:tcPr>
                    <w:tcW w:w="50" w:type="pct"/>
                    <w:hideMark/>
                  </w:tcPr>
                  <w:p w14:paraId="7321004F" w14:textId="77777777" w:rsidR="00590CAB" w:rsidRDefault="00590CAB">
                    <w:pPr>
                      <w:pStyle w:val="Bibliography"/>
                      <w:rPr>
                        <w:noProof/>
                        <w:lang w:val="sr-Latn-RS"/>
                      </w:rPr>
                    </w:pPr>
                    <w:r>
                      <w:rPr>
                        <w:noProof/>
                        <w:lang w:val="sr-Latn-RS"/>
                      </w:rPr>
                      <w:t xml:space="preserve">[5] </w:t>
                    </w:r>
                  </w:p>
                </w:tc>
                <w:tc>
                  <w:tcPr>
                    <w:tcW w:w="0" w:type="auto"/>
                    <w:hideMark/>
                  </w:tcPr>
                  <w:p w14:paraId="5415BFE6" w14:textId="77777777" w:rsidR="00590CAB" w:rsidRDefault="00590CAB">
                    <w:pPr>
                      <w:pStyle w:val="Bibliography"/>
                      <w:rPr>
                        <w:noProof/>
                        <w:lang w:val="sr-Latn-RS"/>
                      </w:rPr>
                    </w:pPr>
                    <w:r>
                      <w:rPr>
                        <w:noProof/>
                        <w:lang w:val="sr-Latn-RS"/>
                      </w:rPr>
                      <w:t>M. Kostić, 3. 10. 2022. [Na mreži]. Available: https://rti.etf.bg.ac.rs/rti/si3usp/materijali/vezbe/USP2022_Vezbe1.pdf.</w:t>
                    </w:r>
                  </w:p>
                </w:tc>
              </w:tr>
              <w:tr w:rsidR="00590CAB" w14:paraId="151D6C02" w14:textId="77777777">
                <w:trPr>
                  <w:divId w:val="1021930362"/>
                  <w:tblCellSpacing w:w="15" w:type="dxa"/>
                </w:trPr>
                <w:tc>
                  <w:tcPr>
                    <w:tcW w:w="50" w:type="pct"/>
                    <w:hideMark/>
                  </w:tcPr>
                  <w:p w14:paraId="158AD6D0" w14:textId="77777777" w:rsidR="00590CAB" w:rsidRDefault="00590CAB">
                    <w:pPr>
                      <w:pStyle w:val="Bibliography"/>
                      <w:rPr>
                        <w:noProof/>
                        <w:lang w:val="sr-Cyrl-RS"/>
                      </w:rPr>
                    </w:pPr>
                    <w:r>
                      <w:rPr>
                        <w:noProof/>
                      </w:rPr>
                      <w:t xml:space="preserve">[6] </w:t>
                    </w:r>
                  </w:p>
                </w:tc>
                <w:tc>
                  <w:tcPr>
                    <w:tcW w:w="0" w:type="auto"/>
                    <w:hideMark/>
                  </w:tcPr>
                  <w:p w14:paraId="0A5FB7DE" w14:textId="77777777" w:rsidR="00590CAB" w:rsidRDefault="00590CAB">
                    <w:pPr>
                      <w:pStyle w:val="Bibliography"/>
                      <w:rPr>
                        <w:noProof/>
                      </w:rPr>
                    </w:pPr>
                    <w:r>
                      <w:rPr>
                        <w:noProof/>
                      </w:rPr>
                      <w:t>V. Egorov, „Business Plan for natural product online store,“ 2017. [На мрежи]. Available: https://www.theseus.fi/bitstream/handle/10024/133775/ThesisBusinessPlan.pdf?sequence=1&amp;isAllowed=y.</w:t>
                    </w:r>
                  </w:p>
                </w:tc>
              </w:tr>
              <w:tr w:rsidR="00590CAB" w14:paraId="6BBFB7F6" w14:textId="77777777">
                <w:trPr>
                  <w:divId w:val="1021930362"/>
                  <w:tblCellSpacing w:w="15" w:type="dxa"/>
                </w:trPr>
                <w:tc>
                  <w:tcPr>
                    <w:tcW w:w="50" w:type="pct"/>
                    <w:hideMark/>
                  </w:tcPr>
                  <w:p w14:paraId="24C55096" w14:textId="77777777" w:rsidR="00590CAB" w:rsidRDefault="00590CAB">
                    <w:pPr>
                      <w:pStyle w:val="Bibliography"/>
                      <w:rPr>
                        <w:noProof/>
                      </w:rPr>
                    </w:pPr>
                    <w:r>
                      <w:rPr>
                        <w:noProof/>
                      </w:rPr>
                      <w:t xml:space="preserve">[7] </w:t>
                    </w:r>
                  </w:p>
                </w:tc>
                <w:tc>
                  <w:tcPr>
                    <w:tcW w:w="0" w:type="auto"/>
                    <w:hideMark/>
                  </w:tcPr>
                  <w:p w14:paraId="40B14563" w14:textId="77777777" w:rsidR="00590CAB" w:rsidRDefault="00590CAB">
                    <w:pPr>
                      <w:pStyle w:val="Bibliography"/>
                      <w:rPr>
                        <w:noProof/>
                      </w:rPr>
                    </w:pPr>
                    <w:r>
                      <w:rPr>
                        <w:noProof/>
                      </w:rPr>
                      <w:t>[На мрежи]. Available: https://www.shtreber.com/struktura-stanovnistvo-naselja. [Последњи приступ 18 6 2022].</w:t>
                    </w:r>
                  </w:p>
                </w:tc>
              </w:tr>
              <w:tr w:rsidR="00590CAB" w14:paraId="4C29F7B2" w14:textId="77777777">
                <w:trPr>
                  <w:divId w:val="1021930362"/>
                  <w:tblCellSpacing w:w="15" w:type="dxa"/>
                </w:trPr>
                <w:tc>
                  <w:tcPr>
                    <w:tcW w:w="50" w:type="pct"/>
                    <w:hideMark/>
                  </w:tcPr>
                  <w:p w14:paraId="35013FC5" w14:textId="77777777" w:rsidR="00590CAB" w:rsidRDefault="00590CAB">
                    <w:pPr>
                      <w:pStyle w:val="Bibliography"/>
                      <w:rPr>
                        <w:noProof/>
                      </w:rPr>
                    </w:pPr>
                    <w:r>
                      <w:rPr>
                        <w:noProof/>
                      </w:rPr>
                      <w:t xml:space="preserve">[8] </w:t>
                    </w:r>
                  </w:p>
                </w:tc>
                <w:tc>
                  <w:tcPr>
                    <w:tcW w:w="0" w:type="auto"/>
                    <w:hideMark/>
                  </w:tcPr>
                  <w:p w14:paraId="0BF83585" w14:textId="77777777" w:rsidR="00590CAB" w:rsidRDefault="00590CAB">
                    <w:pPr>
                      <w:pStyle w:val="Bibliography"/>
                      <w:rPr>
                        <w:noProof/>
                      </w:rPr>
                    </w:pPr>
                    <w:r>
                      <w:rPr>
                        <w:noProof/>
                      </w:rPr>
                      <w:t>[На мрежи]. Available: https://blog.hubspot.com/marketing/tam-sam-som. [Последњи приступ 18 6 2022].</w:t>
                    </w:r>
                  </w:p>
                </w:tc>
              </w:tr>
              <w:tr w:rsidR="00590CAB" w14:paraId="15A9AA24" w14:textId="77777777">
                <w:trPr>
                  <w:divId w:val="1021930362"/>
                  <w:tblCellSpacing w:w="15" w:type="dxa"/>
                </w:trPr>
                <w:tc>
                  <w:tcPr>
                    <w:tcW w:w="50" w:type="pct"/>
                    <w:hideMark/>
                  </w:tcPr>
                  <w:p w14:paraId="01105357" w14:textId="77777777" w:rsidR="00590CAB" w:rsidRDefault="00590CAB">
                    <w:pPr>
                      <w:pStyle w:val="Bibliography"/>
                      <w:rPr>
                        <w:noProof/>
                      </w:rPr>
                    </w:pPr>
                    <w:r>
                      <w:rPr>
                        <w:noProof/>
                      </w:rPr>
                      <w:t xml:space="preserve">[9] </w:t>
                    </w:r>
                  </w:p>
                </w:tc>
                <w:tc>
                  <w:tcPr>
                    <w:tcW w:w="0" w:type="auto"/>
                    <w:hideMark/>
                  </w:tcPr>
                  <w:p w14:paraId="6A59E4C1" w14:textId="77777777" w:rsidR="00590CAB" w:rsidRDefault="00590CAB">
                    <w:pPr>
                      <w:pStyle w:val="Bibliography"/>
                      <w:rPr>
                        <w:noProof/>
                      </w:rPr>
                    </w:pPr>
                    <w:r>
                      <w:rPr>
                        <w:noProof/>
                      </w:rPr>
                      <w:t>[На мрежи]. Available: https://www.neobilten.com/prosecne-zarade-po-zaposlenom-u-republici-srbiji/?lang=lat. [Последњи приступ 18 6 2022].</w:t>
                    </w:r>
                  </w:p>
                </w:tc>
              </w:tr>
            </w:tbl>
            <w:p w14:paraId="28F0E6D8" w14:textId="77777777" w:rsidR="00590CAB" w:rsidRDefault="00590CAB">
              <w:pPr>
                <w:divId w:val="1021930362"/>
                <w:rPr>
                  <w:rFonts w:eastAsia="Times New Roman"/>
                  <w:noProof/>
                </w:rPr>
              </w:pPr>
            </w:p>
            <w:p w14:paraId="7FA1FD49" w14:textId="3E06300C" w:rsidR="000060C7" w:rsidDel="00377FD3" w:rsidRDefault="000060C7">
              <w:pPr>
                <w:rPr>
                  <w:del w:id="129" w:author="Настасија Аврамовић" w:date="2022-06-18T14:57:00Z"/>
                </w:rPr>
              </w:pPr>
              <w:r>
                <w:rPr>
                  <w:b/>
                  <w:bCs/>
                  <w:noProof/>
                </w:rPr>
                <w:fldChar w:fldCharType="end"/>
              </w:r>
            </w:p>
          </w:sdtContent>
        </w:sdt>
      </w:sdtContent>
    </w:sdt>
    <w:p w14:paraId="08546F49" w14:textId="75006ADB" w:rsidR="00DD1B62" w:rsidRPr="00DD1B62" w:rsidRDefault="00DD1B62" w:rsidP="00D133A5">
      <w:pPr>
        <w:rPr>
          <w:lang w:val="sr-Cyrl-RS"/>
        </w:rPr>
      </w:pPr>
    </w:p>
    <w:sectPr w:rsidR="00DD1B62" w:rsidRPr="00DD1B62">
      <w:headerReference w:type="default" r:id="rId16"/>
      <w:footerReference w:type="default" r:id="rId1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Mihajlo Ogrizovic" w:date="2022-05-12T13:08:00Z" w:initials="MO">
    <w:p w14:paraId="22A0516A" w14:textId="300B7071" w:rsidR="00AC0B3C" w:rsidRPr="00AC0B3C" w:rsidRDefault="00AC0B3C">
      <w:pPr>
        <w:pStyle w:val="CommentText"/>
        <w:rPr>
          <w:lang w:val="sr-Cyrl-RS"/>
        </w:rPr>
      </w:pPr>
      <w:r>
        <w:rPr>
          <w:rStyle w:val="CommentReference"/>
        </w:rPr>
        <w:annotationRef/>
      </w:r>
      <w:r>
        <w:rPr>
          <w:lang w:val="sr-Cyrl-RS"/>
        </w:rPr>
        <w:t>Додати референцу одакле је ова информација.</w:t>
      </w:r>
    </w:p>
  </w:comment>
  <w:comment w:id="22" w:author="Mihajlo Ogrizovic" w:date="2022-05-12T13:12:00Z" w:initials="MO">
    <w:p w14:paraId="3BEAE8CB" w14:textId="753677A8" w:rsidR="00AC0B3C" w:rsidRPr="00AC0B3C" w:rsidRDefault="00AC0B3C">
      <w:pPr>
        <w:pStyle w:val="CommentText"/>
        <w:rPr>
          <w:lang w:val="sr-Cyrl-RS"/>
        </w:rPr>
      </w:pPr>
      <w:r>
        <w:rPr>
          <w:rStyle w:val="CommentReference"/>
        </w:rPr>
        <w:annotationRef/>
      </w:r>
      <w:r>
        <w:rPr>
          <w:lang w:val="sr-Cyrl-RS"/>
        </w:rPr>
        <w:t xml:space="preserve">Ова </w:t>
      </w:r>
      <w:r>
        <w:rPr>
          <w:lang w:val="sr-Cyrl-RS"/>
        </w:rPr>
        <w:t>реченица нема смисла.</w:t>
      </w:r>
    </w:p>
  </w:comment>
  <w:comment w:id="24" w:author="Mihajlo Ogrizovic" w:date="2022-05-12T13:11:00Z" w:initials="MO">
    <w:p w14:paraId="69C9FC08" w14:textId="3C4EF3C7" w:rsidR="00AC0B3C" w:rsidRPr="00AC0B3C" w:rsidRDefault="00AC0B3C">
      <w:pPr>
        <w:pStyle w:val="CommentText"/>
        <w:rPr>
          <w:lang w:val="sr-Cyrl-RS"/>
        </w:rPr>
      </w:pPr>
      <w:r>
        <w:rPr>
          <w:rStyle w:val="CommentReference"/>
        </w:rPr>
        <w:annotationRef/>
      </w:r>
      <w:r>
        <w:rPr>
          <w:lang w:val="sr-Cyrl-RS"/>
        </w:rPr>
        <w:t xml:space="preserve">Додати </w:t>
      </w:r>
      <w:r>
        <w:rPr>
          <w:lang w:val="sr-Cyrl-RS"/>
        </w:rPr>
        <w:t>референцу одакле је ова информација.</w:t>
      </w:r>
    </w:p>
  </w:comment>
  <w:comment w:id="42" w:author="Mihajlo Ogrizovic" w:date="2022-05-12T13:20:00Z" w:initials="MO">
    <w:p w14:paraId="29816ABE" w14:textId="4FBFDC0C" w:rsidR="00AE0136" w:rsidRPr="00AE0136" w:rsidRDefault="00AE0136">
      <w:pPr>
        <w:pStyle w:val="CommentText"/>
        <w:rPr>
          <w:lang w:val="sr-Cyrl-RS"/>
        </w:rPr>
      </w:pPr>
      <w:r>
        <w:rPr>
          <w:rStyle w:val="CommentReference"/>
        </w:rPr>
        <w:annotationRef/>
      </w:r>
      <w:r>
        <w:rPr>
          <w:lang w:val="sr-Cyrl-RS"/>
        </w:rPr>
        <w:t xml:space="preserve">Није </w:t>
      </w:r>
      <w:r>
        <w:rPr>
          <w:lang w:val="sr-Cyrl-RS"/>
        </w:rPr>
        <w:t>споменута провизија која се узима...</w:t>
      </w:r>
    </w:p>
  </w:comment>
  <w:comment w:id="73" w:author="Mihajlo Ogrizovic" w:date="2022-05-12T13:20:00Z" w:initials="MO">
    <w:p w14:paraId="26AE14DC" w14:textId="7794FB81" w:rsidR="00AE0136" w:rsidRPr="00AE0136" w:rsidRDefault="00AE0136">
      <w:pPr>
        <w:pStyle w:val="CommentText"/>
        <w:rPr>
          <w:lang w:val="sr-Cyrl-RS"/>
        </w:rPr>
      </w:pPr>
      <w:r>
        <w:rPr>
          <w:rStyle w:val="CommentReference"/>
        </w:rPr>
        <w:annotationRef/>
      </w:r>
      <w:r>
        <w:rPr>
          <w:lang w:val="sr-Cyrl-RS"/>
        </w:rPr>
        <w:t>Чему служи систем претплате?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2A0516A" w15:done="0"/>
  <w15:commentEx w15:paraId="3BEAE8CB" w15:done="0"/>
  <w15:commentEx w15:paraId="69C9FC08" w15:done="0"/>
  <w15:commentEx w15:paraId="29816ABE" w15:done="0"/>
  <w15:commentEx w15:paraId="26AE14D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A0516A" w16cid:durableId="265850C7"/>
  <w16cid:commentId w16cid:paraId="3BEAE8CB" w16cid:durableId="265850C8"/>
  <w16cid:commentId w16cid:paraId="69C9FC08" w16cid:durableId="265850C9"/>
  <w16cid:commentId w16cid:paraId="29816ABE" w16cid:durableId="265850CA"/>
  <w16cid:commentId w16cid:paraId="26AE14DC" w16cid:durableId="265850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DE8D8E" w14:textId="77777777" w:rsidR="005A5F7A" w:rsidRDefault="005A5F7A" w:rsidP="001278D0">
      <w:pPr>
        <w:spacing w:after="0" w:line="240" w:lineRule="auto"/>
      </w:pPr>
      <w:r>
        <w:separator/>
      </w:r>
    </w:p>
  </w:endnote>
  <w:endnote w:type="continuationSeparator" w:id="0">
    <w:p w14:paraId="07418DA2" w14:textId="77777777" w:rsidR="005A5F7A" w:rsidRDefault="005A5F7A" w:rsidP="001278D0">
      <w:pPr>
        <w:spacing w:after="0" w:line="240" w:lineRule="auto"/>
      </w:pPr>
      <w:r>
        <w:continuationSeparator/>
      </w:r>
    </w:p>
  </w:endnote>
  <w:endnote w:type="continuationNotice" w:id="1">
    <w:p w14:paraId="0FA7A625" w14:textId="77777777" w:rsidR="00090E2C" w:rsidRDefault="00090E2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Change w:id="138" w:author="Магдалена Чворовић" w:date="2022-05-27T14:58:00Z">
        <w:tblPr>
          <w:tblStyle w:val="TableGrid"/>
          <w:tblW w:w="0" w:type="nil"/>
          <w:tblLayout w:type="fixed"/>
          <w:tblLook w:val="06A0" w:firstRow="1" w:lastRow="0" w:firstColumn="1" w:lastColumn="0" w:noHBand="1" w:noVBand="1"/>
        </w:tblPr>
      </w:tblPrChange>
    </w:tblPr>
    <w:tblGrid>
      <w:gridCol w:w="3120"/>
      <w:gridCol w:w="3120"/>
      <w:gridCol w:w="3120"/>
      <w:tblGridChange w:id="139">
        <w:tblGrid>
          <w:gridCol w:w="3120"/>
          <w:gridCol w:w="3120"/>
          <w:gridCol w:w="3120"/>
        </w:tblGrid>
      </w:tblGridChange>
    </w:tblGrid>
    <w:tr w:rsidR="49E9CC91" w14:paraId="5D1DDCAF" w14:textId="77777777" w:rsidTr="49E9CC91">
      <w:tc>
        <w:tcPr>
          <w:tcW w:w="3120" w:type="dxa"/>
          <w:tcPrChange w:id="140" w:author="Магдалена Чворовић" w:date="2022-05-27T14:58:00Z">
            <w:tcPr>
              <w:tcW w:w="3120" w:type="dxa"/>
            </w:tcPr>
          </w:tcPrChange>
        </w:tcPr>
        <w:p w14:paraId="601BB74F" w14:textId="37B08515" w:rsidR="49E9CC91" w:rsidRDefault="49E9CC91">
          <w:pPr>
            <w:pStyle w:val="Header"/>
            <w:ind w:left="-115"/>
            <w:jc w:val="left"/>
            <w:pPrChange w:id="141" w:author="Магдалена Чворовић" w:date="2022-05-27T14:58:00Z">
              <w:pPr/>
            </w:pPrChange>
          </w:pPr>
        </w:p>
      </w:tc>
      <w:tc>
        <w:tcPr>
          <w:tcW w:w="3120" w:type="dxa"/>
          <w:tcPrChange w:id="142" w:author="Магдалена Чворовић" w:date="2022-05-27T14:58:00Z">
            <w:tcPr>
              <w:tcW w:w="3120" w:type="dxa"/>
            </w:tcPr>
          </w:tcPrChange>
        </w:tcPr>
        <w:p w14:paraId="771AEB90" w14:textId="7B1D2109" w:rsidR="49E9CC91" w:rsidRDefault="49E9CC91">
          <w:pPr>
            <w:pStyle w:val="Header"/>
            <w:jc w:val="center"/>
            <w:pPrChange w:id="143" w:author="Магдалена Чворовић" w:date="2022-05-27T14:58:00Z">
              <w:pPr/>
            </w:pPrChange>
          </w:pPr>
        </w:p>
      </w:tc>
      <w:tc>
        <w:tcPr>
          <w:tcW w:w="3120" w:type="dxa"/>
          <w:tcPrChange w:id="144" w:author="Магдалена Чворовић" w:date="2022-05-27T14:58:00Z">
            <w:tcPr>
              <w:tcW w:w="3120" w:type="dxa"/>
            </w:tcPr>
          </w:tcPrChange>
        </w:tcPr>
        <w:p w14:paraId="6CC4ECDA" w14:textId="2051B56C" w:rsidR="49E9CC91" w:rsidRDefault="49E9CC91">
          <w:pPr>
            <w:pStyle w:val="Header"/>
            <w:ind w:right="-115"/>
            <w:jc w:val="right"/>
            <w:pPrChange w:id="145" w:author="Магдалена Чворовић" w:date="2022-05-27T14:58:00Z">
              <w:pPr/>
            </w:pPrChange>
          </w:pPr>
        </w:p>
      </w:tc>
    </w:tr>
  </w:tbl>
  <w:p w14:paraId="517CC4A2" w14:textId="4E23147F" w:rsidR="49E9CC91" w:rsidRDefault="49E9CC91">
    <w:pPr>
      <w:pStyle w:val="Footer"/>
      <w:pPrChange w:id="146" w:author="Магдалена Чворовић" w:date="2022-05-27T14:58:00Z">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F59B08" w14:textId="77777777" w:rsidR="005A5F7A" w:rsidRDefault="005A5F7A" w:rsidP="001278D0">
      <w:pPr>
        <w:spacing w:after="0" w:line="240" w:lineRule="auto"/>
      </w:pPr>
      <w:r>
        <w:separator/>
      </w:r>
    </w:p>
  </w:footnote>
  <w:footnote w:type="continuationSeparator" w:id="0">
    <w:p w14:paraId="5A4D1C65" w14:textId="77777777" w:rsidR="005A5F7A" w:rsidRDefault="005A5F7A" w:rsidP="001278D0">
      <w:pPr>
        <w:spacing w:after="0" w:line="240" w:lineRule="auto"/>
      </w:pPr>
      <w:r>
        <w:continuationSeparator/>
      </w:r>
    </w:p>
  </w:footnote>
  <w:footnote w:type="continuationNotice" w:id="1">
    <w:p w14:paraId="1C071089" w14:textId="77777777" w:rsidR="00090E2C" w:rsidRDefault="00090E2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Change w:id="130" w:author="Магдалена Чворовић" w:date="2022-05-27T14:58:00Z">
        <w:tblPr>
          <w:tblStyle w:val="TableGrid"/>
          <w:tblW w:w="0" w:type="nil"/>
          <w:tblLayout w:type="fixed"/>
          <w:tblLook w:val="06A0" w:firstRow="1" w:lastRow="0" w:firstColumn="1" w:lastColumn="0" w:noHBand="1" w:noVBand="1"/>
        </w:tblPr>
      </w:tblPrChange>
    </w:tblPr>
    <w:tblGrid>
      <w:gridCol w:w="3120"/>
      <w:gridCol w:w="3120"/>
      <w:gridCol w:w="3120"/>
      <w:tblGridChange w:id="131">
        <w:tblGrid>
          <w:gridCol w:w="3120"/>
          <w:gridCol w:w="3120"/>
          <w:gridCol w:w="3120"/>
        </w:tblGrid>
      </w:tblGridChange>
    </w:tblGrid>
    <w:tr w:rsidR="49E9CC91" w14:paraId="67EDEB91" w14:textId="77777777" w:rsidTr="49E9CC91">
      <w:tc>
        <w:tcPr>
          <w:tcW w:w="3120" w:type="dxa"/>
          <w:tcPrChange w:id="132" w:author="Магдалена Чворовић" w:date="2022-05-27T14:58:00Z">
            <w:tcPr>
              <w:tcW w:w="3120" w:type="dxa"/>
            </w:tcPr>
          </w:tcPrChange>
        </w:tcPr>
        <w:p w14:paraId="49E15B37" w14:textId="61F736A0" w:rsidR="49E9CC91" w:rsidRDefault="49E9CC91">
          <w:pPr>
            <w:pStyle w:val="Header"/>
            <w:ind w:left="-115"/>
            <w:jc w:val="left"/>
            <w:pPrChange w:id="133" w:author="Магдалена Чворовић" w:date="2022-05-27T14:58:00Z">
              <w:pPr/>
            </w:pPrChange>
          </w:pPr>
        </w:p>
      </w:tc>
      <w:tc>
        <w:tcPr>
          <w:tcW w:w="3120" w:type="dxa"/>
          <w:tcPrChange w:id="134" w:author="Магдалена Чворовић" w:date="2022-05-27T14:58:00Z">
            <w:tcPr>
              <w:tcW w:w="3120" w:type="dxa"/>
            </w:tcPr>
          </w:tcPrChange>
        </w:tcPr>
        <w:p w14:paraId="388264BF" w14:textId="56C659D1" w:rsidR="49E9CC91" w:rsidRDefault="49E9CC91">
          <w:pPr>
            <w:pStyle w:val="Header"/>
            <w:jc w:val="center"/>
            <w:pPrChange w:id="135" w:author="Магдалена Чворовић" w:date="2022-05-27T14:58:00Z">
              <w:pPr/>
            </w:pPrChange>
          </w:pPr>
        </w:p>
      </w:tc>
      <w:tc>
        <w:tcPr>
          <w:tcW w:w="3120" w:type="dxa"/>
          <w:tcPrChange w:id="136" w:author="Магдалена Чворовић" w:date="2022-05-27T14:58:00Z">
            <w:tcPr>
              <w:tcW w:w="3120" w:type="dxa"/>
            </w:tcPr>
          </w:tcPrChange>
        </w:tcPr>
        <w:p w14:paraId="12CF25B9" w14:textId="6E1EDDC8" w:rsidR="49E9CC91" w:rsidRDefault="49E9CC91">
          <w:pPr>
            <w:pStyle w:val="Header"/>
            <w:ind w:right="-115"/>
            <w:jc w:val="right"/>
            <w:pPrChange w:id="137" w:author="Магдалена Чворовић" w:date="2022-05-27T14:58:00Z">
              <w:pPr/>
            </w:pPrChange>
          </w:pPr>
        </w:p>
      </w:tc>
    </w:tr>
  </w:tbl>
  <w:p w14:paraId="2ECF3469" w14:textId="10C90995" w:rsidR="49E9CC91" w:rsidRDefault="49E9CC91" w:rsidP="6EBD1C7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56119"/>
    <w:multiLevelType w:val="multilevel"/>
    <w:tmpl w:val="8A40516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2421"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2A40A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CF5D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C275DB"/>
    <w:multiLevelType w:val="hybridMultilevel"/>
    <w:tmpl w:val="31E4858E"/>
    <w:lvl w:ilvl="0" w:tplc="1602CA74">
      <w:start w:val="1"/>
      <w:numFmt w:val="bullet"/>
      <w:lvlText w:val=""/>
      <w:lvlJc w:val="left"/>
      <w:pPr>
        <w:ind w:left="644" w:hanging="360"/>
      </w:pPr>
      <w:rPr>
        <w:rFonts w:ascii="Symbol" w:hAnsi="Symbol" w:hint="default"/>
        <w:color w:val="auto"/>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 w15:restartNumberingAfterBreak="0">
    <w:nsid w:val="14163B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7221C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04230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6B67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1D34C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3F208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B9459AE"/>
    <w:multiLevelType w:val="hybridMultilevel"/>
    <w:tmpl w:val="94E6CC24"/>
    <w:lvl w:ilvl="0" w:tplc="4210D53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9256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3776952"/>
    <w:multiLevelType w:val="multilevel"/>
    <w:tmpl w:val="8A0C7AE8"/>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15:restartNumberingAfterBreak="0">
    <w:nsid w:val="47DB7261"/>
    <w:multiLevelType w:val="hybridMultilevel"/>
    <w:tmpl w:val="B1B04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F469F3"/>
    <w:multiLevelType w:val="hybridMultilevel"/>
    <w:tmpl w:val="6B226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0A1671"/>
    <w:multiLevelType w:val="hybridMultilevel"/>
    <w:tmpl w:val="5BA2AF7A"/>
    <w:lvl w:ilvl="0" w:tplc="DEE48B9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902749"/>
    <w:multiLevelType w:val="hybridMultilevel"/>
    <w:tmpl w:val="5BFC6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1E77BE"/>
    <w:multiLevelType w:val="multilevel"/>
    <w:tmpl w:val="DA907820"/>
    <w:lvl w:ilvl="0">
      <w:start w:val="1"/>
      <w:numFmt w:val="decimal"/>
      <w:lvlText w:val="%1."/>
      <w:lvlJc w:val="left"/>
      <w:pPr>
        <w:ind w:left="999"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1854" w:hanging="720"/>
      </w:pPr>
      <w:rPr>
        <w:rFonts w:hint="default"/>
        <w:color w:val="auto"/>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5A941618"/>
    <w:multiLevelType w:val="hybridMultilevel"/>
    <w:tmpl w:val="9EE05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7E4008"/>
    <w:multiLevelType w:val="hybridMultilevel"/>
    <w:tmpl w:val="6B38A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9569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5B64B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9605F0C"/>
    <w:multiLevelType w:val="multilevel"/>
    <w:tmpl w:val="3D86BDB2"/>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3" w15:restartNumberingAfterBreak="0">
    <w:nsid w:val="6D7C6E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DBF11C8"/>
    <w:multiLevelType w:val="hybridMultilevel"/>
    <w:tmpl w:val="D92AA5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F64DA0"/>
    <w:multiLevelType w:val="multilevel"/>
    <w:tmpl w:val="4FEEDD8E"/>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6" w15:restartNumberingAfterBreak="0">
    <w:nsid w:val="762F47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AE31C3B"/>
    <w:multiLevelType w:val="multilevel"/>
    <w:tmpl w:val="952C1EAA"/>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abstractNumId w:val="16"/>
  </w:num>
  <w:num w:numId="2">
    <w:abstractNumId w:val="14"/>
  </w:num>
  <w:num w:numId="3">
    <w:abstractNumId w:val="1"/>
  </w:num>
  <w:num w:numId="4">
    <w:abstractNumId w:val="23"/>
  </w:num>
  <w:num w:numId="5">
    <w:abstractNumId w:val="11"/>
  </w:num>
  <w:num w:numId="6">
    <w:abstractNumId w:val="7"/>
  </w:num>
  <w:num w:numId="7">
    <w:abstractNumId w:val="9"/>
  </w:num>
  <w:num w:numId="8">
    <w:abstractNumId w:val="15"/>
  </w:num>
  <w:num w:numId="9">
    <w:abstractNumId w:val="6"/>
  </w:num>
  <w:num w:numId="10">
    <w:abstractNumId w:val="4"/>
  </w:num>
  <w:num w:numId="11">
    <w:abstractNumId w:val="2"/>
  </w:num>
  <w:num w:numId="12">
    <w:abstractNumId w:val="21"/>
  </w:num>
  <w:num w:numId="13">
    <w:abstractNumId w:val="20"/>
  </w:num>
  <w:num w:numId="14">
    <w:abstractNumId w:val="5"/>
  </w:num>
  <w:num w:numId="15">
    <w:abstractNumId w:val="10"/>
  </w:num>
  <w:num w:numId="16">
    <w:abstractNumId w:val="13"/>
  </w:num>
  <w:num w:numId="17">
    <w:abstractNumId w:val="8"/>
  </w:num>
  <w:num w:numId="18">
    <w:abstractNumId w:val="26"/>
  </w:num>
  <w:num w:numId="19">
    <w:abstractNumId w:val="17"/>
  </w:num>
  <w:num w:numId="20">
    <w:abstractNumId w:val="0"/>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num>
  <w:num w:numId="23">
    <w:abstractNumId w:val="27"/>
  </w:num>
  <w:num w:numId="24">
    <w:abstractNumId w:val="18"/>
  </w:num>
  <w:num w:numId="25">
    <w:abstractNumId w:val="12"/>
  </w:num>
  <w:num w:numId="26">
    <w:abstractNumId w:val="3"/>
  </w:num>
  <w:num w:numId="27">
    <w:abstractNumId w:val="22"/>
  </w:num>
  <w:num w:numId="28">
    <w:abstractNumId w:val="19"/>
  </w:num>
  <w:num w:numId="29">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Настасија Аврамовић">
    <w15:presenceInfo w15:providerId="AD" w15:userId="S::an190446d@student.etf.bg.ac.rs::d9112597-f7cb-4b96-b076-072ed9b1cb54"/>
  </w15:person>
  <w15:person w15:author="Mihajlo Ogrizovic">
    <w15:presenceInfo w15:providerId="None" w15:userId="Mihajlo Ogrizovi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101"/>
    <w:rsid w:val="000060C7"/>
    <w:rsid w:val="00012F5F"/>
    <w:rsid w:val="00016772"/>
    <w:rsid w:val="00031492"/>
    <w:rsid w:val="00036AC5"/>
    <w:rsid w:val="00046F1A"/>
    <w:rsid w:val="00050AB8"/>
    <w:rsid w:val="00053403"/>
    <w:rsid w:val="000603F8"/>
    <w:rsid w:val="00062421"/>
    <w:rsid w:val="00065644"/>
    <w:rsid w:val="00067CD4"/>
    <w:rsid w:val="000802BD"/>
    <w:rsid w:val="00081135"/>
    <w:rsid w:val="00082C48"/>
    <w:rsid w:val="0008655F"/>
    <w:rsid w:val="00090E2C"/>
    <w:rsid w:val="000910AC"/>
    <w:rsid w:val="00092496"/>
    <w:rsid w:val="000B25C1"/>
    <w:rsid w:val="000C177D"/>
    <w:rsid w:val="000C1AFA"/>
    <w:rsid w:val="000C620A"/>
    <w:rsid w:val="000E7588"/>
    <w:rsid w:val="000F30FF"/>
    <w:rsid w:val="000F3458"/>
    <w:rsid w:val="000F38C5"/>
    <w:rsid w:val="000F3B96"/>
    <w:rsid w:val="000F52AF"/>
    <w:rsid w:val="00122E0D"/>
    <w:rsid w:val="001269B4"/>
    <w:rsid w:val="001278D0"/>
    <w:rsid w:val="00127B8A"/>
    <w:rsid w:val="00135A85"/>
    <w:rsid w:val="001432FE"/>
    <w:rsid w:val="00144960"/>
    <w:rsid w:val="00151FB8"/>
    <w:rsid w:val="00157DCC"/>
    <w:rsid w:val="00164AC3"/>
    <w:rsid w:val="00164CED"/>
    <w:rsid w:val="001656D0"/>
    <w:rsid w:val="00170265"/>
    <w:rsid w:val="00171427"/>
    <w:rsid w:val="00175ABA"/>
    <w:rsid w:val="00182DF5"/>
    <w:rsid w:val="001847A7"/>
    <w:rsid w:val="00194936"/>
    <w:rsid w:val="00194AAE"/>
    <w:rsid w:val="00195A35"/>
    <w:rsid w:val="001A057C"/>
    <w:rsid w:val="001A16DC"/>
    <w:rsid w:val="001A3D2A"/>
    <w:rsid w:val="001A3FCB"/>
    <w:rsid w:val="001A5661"/>
    <w:rsid w:val="001C310A"/>
    <w:rsid w:val="001C6D5E"/>
    <w:rsid w:val="001D09B0"/>
    <w:rsid w:val="001D3854"/>
    <w:rsid w:val="001E28EC"/>
    <w:rsid w:val="001E574A"/>
    <w:rsid w:val="001F0FB5"/>
    <w:rsid w:val="001F309A"/>
    <w:rsid w:val="001F4020"/>
    <w:rsid w:val="001F6144"/>
    <w:rsid w:val="002074F1"/>
    <w:rsid w:val="00220E71"/>
    <w:rsid w:val="00222A12"/>
    <w:rsid w:val="00222EEE"/>
    <w:rsid w:val="00242B62"/>
    <w:rsid w:val="0024477D"/>
    <w:rsid w:val="00246131"/>
    <w:rsid w:val="00247F1A"/>
    <w:rsid w:val="002540D9"/>
    <w:rsid w:val="0027004B"/>
    <w:rsid w:val="00270260"/>
    <w:rsid w:val="00272CA3"/>
    <w:rsid w:val="002851FB"/>
    <w:rsid w:val="00287B66"/>
    <w:rsid w:val="002950F3"/>
    <w:rsid w:val="00296AB6"/>
    <w:rsid w:val="002B2C6C"/>
    <w:rsid w:val="002B4D73"/>
    <w:rsid w:val="002C48EC"/>
    <w:rsid w:val="002D4B92"/>
    <w:rsid w:val="002E1A52"/>
    <w:rsid w:val="002E1D42"/>
    <w:rsid w:val="002F451C"/>
    <w:rsid w:val="003035D0"/>
    <w:rsid w:val="00303841"/>
    <w:rsid w:val="00303CA2"/>
    <w:rsid w:val="0030435F"/>
    <w:rsid w:val="003047FA"/>
    <w:rsid w:val="0031304F"/>
    <w:rsid w:val="003250F1"/>
    <w:rsid w:val="00326278"/>
    <w:rsid w:val="00330726"/>
    <w:rsid w:val="00337E92"/>
    <w:rsid w:val="00343134"/>
    <w:rsid w:val="00345BF0"/>
    <w:rsid w:val="003576C6"/>
    <w:rsid w:val="003612AA"/>
    <w:rsid w:val="00373BDA"/>
    <w:rsid w:val="003770F7"/>
    <w:rsid w:val="00377FD3"/>
    <w:rsid w:val="003804AA"/>
    <w:rsid w:val="00380CAE"/>
    <w:rsid w:val="00382A06"/>
    <w:rsid w:val="00385634"/>
    <w:rsid w:val="00387101"/>
    <w:rsid w:val="00387BF3"/>
    <w:rsid w:val="00391D36"/>
    <w:rsid w:val="0039559B"/>
    <w:rsid w:val="003966F6"/>
    <w:rsid w:val="003A2666"/>
    <w:rsid w:val="003A3D44"/>
    <w:rsid w:val="003A5BD6"/>
    <w:rsid w:val="003D01DF"/>
    <w:rsid w:val="003E7F0B"/>
    <w:rsid w:val="003F640F"/>
    <w:rsid w:val="003F6C7E"/>
    <w:rsid w:val="003F7B58"/>
    <w:rsid w:val="0040260C"/>
    <w:rsid w:val="004070E3"/>
    <w:rsid w:val="00412B32"/>
    <w:rsid w:val="00413AE2"/>
    <w:rsid w:val="00421825"/>
    <w:rsid w:val="004253BE"/>
    <w:rsid w:val="004323C2"/>
    <w:rsid w:val="00433730"/>
    <w:rsid w:val="00435AC8"/>
    <w:rsid w:val="00441A8B"/>
    <w:rsid w:val="00447DF2"/>
    <w:rsid w:val="00451DC0"/>
    <w:rsid w:val="00476C45"/>
    <w:rsid w:val="004811AE"/>
    <w:rsid w:val="00481576"/>
    <w:rsid w:val="00492AFF"/>
    <w:rsid w:val="00496A35"/>
    <w:rsid w:val="004A22D0"/>
    <w:rsid w:val="004A24A2"/>
    <w:rsid w:val="004A64AD"/>
    <w:rsid w:val="004C0964"/>
    <w:rsid w:val="004C3916"/>
    <w:rsid w:val="004D6069"/>
    <w:rsid w:val="004D6318"/>
    <w:rsid w:val="004E645E"/>
    <w:rsid w:val="004F1704"/>
    <w:rsid w:val="004F3A07"/>
    <w:rsid w:val="004F46CB"/>
    <w:rsid w:val="004F5396"/>
    <w:rsid w:val="004F54C9"/>
    <w:rsid w:val="004F64A5"/>
    <w:rsid w:val="00504D55"/>
    <w:rsid w:val="00531877"/>
    <w:rsid w:val="00543AD7"/>
    <w:rsid w:val="005661C0"/>
    <w:rsid w:val="00576A91"/>
    <w:rsid w:val="00577683"/>
    <w:rsid w:val="0058091E"/>
    <w:rsid w:val="00586A44"/>
    <w:rsid w:val="00587DB9"/>
    <w:rsid w:val="00590CAB"/>
    <w:rsid w:val="00593677"/>
    <w:rsid w:val="005955A8"/>
    <w:rsid w:val="005A5F7A"/>
    <w:rsid w:val="005B0D5C"/>
    <w:rsid w:val="005B7AEC"/>
    <w:rsid w:val="005B7D43"/>
    <w:rsid w:val="005D6468"/>
    <w:rsid w:val="005E4576"/>
    <w:rsid w:val="005E464D"/>
    <w:rsid w:val="005E7C58"/>
    <w:rsid w:val="005F532C"/>
    <w:rsid w:val="005F66FD"/>
    <w:rsid w:val="005F6E6A"/>
    <w:rsid w:val="0060113F"/>
    <w:rsid w:val="006129CA"/>
    <w:rsid w:val="00612BC2"/>
    <w:rsid w:val="00613C90"/>
    <w:rsid w:val="00624B4E"/>
    <w:rsid w:val="00630D07"/>
    <w:rsid w:val="006354A1"/>
    <w:rsid w:val="00643618"/>
    <w:rsid w:val="006437E0"/>
    <w:rsid w:val="00656AC4"/>
    <w:rsid w:val="006604DC"/>
    <w:rsid w:val="00661C0A"/>
    <w:rsid w:val="00676ACD"/>
    <w:rsid w:val="00680DC2"/>
    <w:rsid w:val="00693732"/>
    <w:rsid w:val="0069559F"/>
    <w:rsid w:val="006A5ED9"/>
    <w:rsid w:val="006A63E1"/>
    <w:rsid w:val="006B1B16"/>
    <w:rsid w:val="006B39B6"/>
    <w:rsid w:val="006B3DE8"/>
    <w:rsid w:val="006B650C"/>
    <w:rsid w:val="006C03BB"/>
    <w:rsid w:val="006D2B09"/>
    <w:rsid w:val="006E37DA"/>
    <w:rsid w:val="006F776C"/>
    <w:rsid w:val="00703852"/>
    <w:rsid w:val="00706623"/>
    <w:rsid w:val="00712BCB"/>
    <w:rsid w:val="00717C5B"/>
    <w:rsid w:val="00721953"/>
    <w:rsid w:val="00721BCF"/>
    <w:rsid w:val="00721DB7"/>
    <w:rsid w:val="00731F3B"/>
    <w:rsid w:val="00732037"/>
    <w:rsid w:val="00734320"/>
    <w:rsid w:val="007379A9"/>
    <w:rsid w:val="00743EDA"/>
    <w:rsid w:val="00746C51"/>
    <w:rsid w:val="0075653B"/>
    <w:rsid w:val="007636EB"/>
    <w:rsid w:val="00765DA4"/>
    <w:rsid w:val="007812B0"/>
    <w:rsid w:val="0078315E"/>
    <w:rsid w:val="00791B01"/>
    <w:rsid w:val="00793A88"/>
    <w:rsid w:val="007B192E"/>
    <w:rsid w:val="007B2493"/>
    <w:rsid w:val="007B7003"/>
    <w:rsid w:val="007B7536"/>
    <w:rsid w:val="007D4D11"/>
    <w:rsid w:val="007D5762"/>
    <w:rsid w:val="007E3E2F"/>
    <w:rsid w:val="007E6DCA"/>
    <w:rsid w:val="008062AC"/>
    <w:rsid w:val="00806757"/>
    <w:rsid w:val="008166B0"/>
    <w:rsid w:val="00842540"/>
    <w:rsid w:val="00844E35"/>
    <w:rsid w:val="008472EE"/>
    <w:rsid w:val="00853774"/>
    <w:rsid w:val="00866442"/>
    <w:rsid w:val="00871521"/>
    <w:rsid w:val="00871758"/>
    <w:rsid w:val="00880EB5"/>
    <w:rsid w:val="0089603F"/>
    <w:rsid w:val="008A2816"/>
    <w:rsid w:val="008A78E3"/>
    <w:rsid w:val="008C30A5"/>
    <w:rsid w:val="008D0B64"/>
    <w:rsid w:val="008D0B81"/>
    <w:rsid w:val="008D22E1"/>
    <w:rsid w:val="008E2CC3"/>
    <w:rsid w:val="008F459F"/>
    <w:rsid w:val="0090443E"/>
    <w:rsid w:val="00904588"/>
    <w:rsid w:val="009118BA"/>
    <w:rsid w:val="00914093"/>
    <w:rsid w:val="009224FA"/>
    <w:rsid w:val="009267DB"/>
    <w:rsid w:val="009373F0"/>
    <w:rsid w:val="009561C1"/>
    <w:rsid w:val="00956380"/>
    <w:rsid w:val="009579EF"/>
    <w:rsid w:val="00962B9C"/>
    <w:rsid w:val="009843B9"/>
    <w:rsid w:val="00994E7A"/>
    <w:rsid w:val="009A285C"/>
    <w:rsid w:val="009A5421"/>
    <w:rsid w:val="009B50AA"/>
    <w:rsid w:val="009B68F3"/>
    <w:rsid w:val="009C44F3"/>
    <w:rsid w:val="009C6C06"/>
    <w:rsid w:val="009C774D"/>
    <w:rsid w:val="009D11E2"/>
    <w:rsid w:val="009D1E00"/>
    <w:rsid w:val="009D367E"/>
    <w:rsid w:val="009E27E1"/>
    <w:rsid w:val="009E6642"/>
    <w:rsid w:val="009F0833"/>
    <w:rsid w:val="009F1E6B"/>
    <w:rsid w:val="009F625A"/>
    <w:rsid w:val="00A01084"/>
    <w:rsid w:val="00A0120B"/>
    <w:rsid w:val="00A10FB4"/>
    <w:rsid w:val="00A12A9F"/>
    <w:rsid w:val="00A16EF4"/>
    <w:rsid w:val="00A1704C"/>
    <w:rsid w:val="00A17934"/>
    <w:rsid w:val="00A22563"/>
    <w:rsid w:val="00A32F85"/>
    <w:rsid w:val="00A33C4B"/>
    <w:rsid w:val="00A36CAC"/>
    <w:rsid w:val="00A43BE7"/>
    <w:rsid w:val="00A4501B"/>
    <w:rsid w:val="00A52309"/>
    <w:rsid w:val="00A647B8"/>
    <w:rsid w:val="00A7148A"/>
    <w:rsid w:val="00A71C36"/>
    <w:rsid w:val="00A74E7C"/>
    <w:rsid w:val="00A7757A"/>
    <w:rsid w:val="00A80051"/>
    <w:rsid w:val="00A833E5"/>
    <w:rsid w:val="00A85458"/>
    <w:rsid w:val="00A94E22"/>
    <w:rsid w:val="00AA7002"/>
    <w:rsid w:val="00AA7C57"/>
    <w:rsid w:val="00AB5C35"/>
    <w:rsid w:val="00AB7496"/>
    <w:rsid w:val="00AC04D6"/>
    <w:rsid w:val="00AC0B3C"/>
    <w:rsid w:val="00AC667E"/>
    <w:rsid w:val="00AE0136"/>
    <w:rsid w:val="00AE38D7"/>
    <w:rsid w:val="00AE5D0A"/>
    <w:rsid w:val="00B05CBB"/>
    <w:rsid w:val="00B1625E"/>
    <w:rsid w:val="00B21E63"/>
    <w:rsid w:val="00B4507C"/>
    <w:rsid w:val="00B5479B"/>
    <w:rsid w:val="00B601C7"/>
    <w:rsid w:val="00B62932"/>
    <w:rsid w:val="00B65A54"/>
    <w:rsid w:val="00B81A3A"/>
    <w:rsid w:val="00B8760D"/>
    <w:rsid w:val="00B91883"/>
    <w:rsid w:val="00B93B8C"/>
    <w:rsid w:val="00B96C07"/>
    <w:rsid w:val="00BA2111"/>
    <w:rsid w:val="00BA2B5F"/>
    <w:rsid w:val="00BA594C"/>
    <w:rsid w:val="00BA7B35"/>
    <w:rsid w:val="00BB1554"/>
    <w:rsid w:val="00BD041A"/>
    <w:rsid w:val="00BD27A9"/>
    <w:rsid w:val="00BD34F5"/>
    <w:rsid w:val="00BD71AD"/>
    <w:rsid w:val="00BE0566"/>
    <w:rsid w:val="00BE69BC"/>
    <w:rsid w:val="00BE7221"/>
    <w:rsid w:val="00C0561A"/>
    <w:rsid w:val="00C0605C"/>
    <w:rsid w:val="00C105D9"/>
    <w:rsid w:val="00C17E7E"/>
    <w:rsid w:val="00C216D2"/>
    <w:rsid w:val="00C220A6"/>
    <w:rsid w:val="00C245F9"/>
    <w:rsid w:val="00C3160F"/>
    <w:rsid w:val="00C40739"/>
    <w:rsid w:val="00C44EDC"/>
    <w:rsid w:val="00C53C51"/>
    <w:rsid w:val="00C56EF6"/>
    <w:rsid w:val="00C6203F"/>
    <w:rsid w:val="00C62A9C"/>
    <w:rsid w:val="00C64D83"/>
    <w:rsid w:val="00C66C70"/>
    <w:rsid w:val="00C7423F"/>
    <w:rsid w:val="00C805EF"/>
    <w:rsid w:val="00C91F99"/>
    <w:rsid w:val="00C93F92"/>
    <w:rsid w:val="00CB282E"/>
    <w:rsid w:val="00CB4C55"/>
    <w:rsid w:val="00CB5BEC"/>
    <w:rsid w:val="00CC1C57"/>
    <w:rsid w:val="00CC31BB"/>
    <w:rsid w:val="00CD0958"/>
    <w:rsid w:val="00CD21DC"/>
    <w:rsid w:val="00CD55CD"/>
    <w:rsid w:val="00CE12EF"/>
    <w:rsid w:val="00CF24BE"/>
    <w:rsid w:val="00CF6A0E"/>
    <w:rsid w:val="00D0070F"/>
    <w:rsid w:val="00D11B03"/>
    <w:rsid w:val="00D133A5"/>
    <w:rsid w:val="00D164D5"/>
    <w:rsid w:val="00D2177E"/>
    <w:rsid w:val="00D23297"/>
    <w:rsid w:val="00D42C33"/>
    <w:rsid w:val="00D511CC"/>
    <w:rsid w:val="00D60D2C"/>
    <w:rsid w:val="00D63EFA"/>
    <w:rsid w:val="00D6566B"/>
    <w:rsid w:val="00D732A8"/>
    <w:rsid w:val="00D81827"/>
    <w:rsid w:val="00D83D0C"/>
    <w:rsid w:val="00D84572"/>
    <w:rsid w:val="00D859BE"/>
    <w:rsid w:val="00D90457"/>
    <w:rsid w:val="00D92626"/>
    <w:rsid w:val="00D96EBB"/>
    <w:rsid w:val="00D97157"/>
    <w:rsid w:val="00DA40FA"/>
    <w:rsid w:val="00DC185F"/>
    <w:rsid w:val="00DC285D"/>
    <w:rsid w:val="00DC304F"/>
    <w:rsid w:val="00DD193B"/>
    <w:rsid w:val="00DD1B62"/>
    <w:rsid w:val="00DD1D4C"/>
    <w:rsid w:val="00DD2768"/>
    <w:rsid w:val="00DD4272"/>
    <w:rsid w:val="00DD7B9F"/>
    <w:rsid w:val="00DE621E"/>
    <w:rsid w:val="00E067CF"/>
    <w:rsid w:val="00E2461C"/>
    <w:rsid w:val="00E31143"/>
    <w:rsid w:val="00E31A63"/>
    <w:rsid w:val="00E324C6"/>
    <w:rsid w:val="00E324CE"/>
    <w:rsid w:val="00E334D0"/>
    <w:rsid w:val="00E4062F"/>
    <w:rsid w:val="00E55ADC"/>
    <w:rsid w:val="00E574E4"/>
    <w:rsid w:val="00E57615"/>
    <w:rsid w:val="00E57866"/>
    <w:rsid w:val="00E67627"/>
    <w:rsid w:val="00E72CED"/>
    <w:rsid w:val="00E80978"/>
    <w:rsid w:val="00E81614"/>
    <w:rsid w:val="00E8245F"/>
    <w:rsid w:val="00E82739"/>
    <w:rsid w:val="00E829D8"/>
    <w:rsid w:val="00E8458B"/>
    <w:rsid w:val="00E90936"/>
    <w:rsid w:val="00EA20CC"/>
    <w:rsid w:val="00EA6D22"/>
    <w:rsid w:val="00EC4A03"/>
    <w:rsid w:val="00ED3635"/>
    <w:rsid w:val="00ED3994"/>
    <w:rsid w:val="00ED55EB"/>
    <w:rsid w:val="00ED71B6"/>
    <w:rsid w:val="00EE6CB8"/>
    <w:rsid w:val="00F02BDC"/>
    <w:rsid w:val="00F02C19"/>
    <w:rsid w:val="00F07B1B"/>
    <w:rsid w:val="00F07C58"/>
    <w:rsid w:val="00F102D0"/>
    <w:rsid w:val="00F26656"/>
    <w:rsid w:val="00F26B5F"/>
    <w:rsid w:val="00F279CE"/>
    <w:rsid w:val="00F31179"/>
    <w:rsid w:val="00F36AEE"/>
    <w:rsid w:val="00F44814"/>
    <w:rsid w:val="00F462E4"/>
    <w:rsid w:val="00F47071"/>
    <w:rsid w:val="00F4748B"/>
    <w:rsid w:val="00F5135A"/>
    <w:rsid w:val="00F53014"/>
    <w:rsid w:val="00F53EE5"/>
    <w:rsid w:val="00F54F25"/>
    <w:rsid w:val="00F608DF"/>
    <w:rsid w:val="00F73E7B"/>
    <w:rsid w:val="00F7462F"/>
    <w:rsid w:val="00F803A9"/>
    <w:rsid w:val="00F91264"/>
    <w:rsid w:val="00F94BA2"/>
    <w:rsid w:val="00F94C1B"/>
    <w:rsid w:val="00FB0116"/>
    <w:rsid w:val="00FD648F"/>
    <w:rsid w:val="00FD724E"/>
    <w:rsid w:val="00FE53BE"/>
    <w:rsid w:val="00FF2E2E"/>
    <w:rsid w:val="00FF4360"/>
    <w:rsid w:val="00FF6A85"/>
    <w:rsid w:val="00FF7FB5"/>
    <w:rsid w:val="031E15FE"/>
    <w:rsid w:val="1129B2AB"/>
    <w:rsid w:val="121CAB55"/>
    <w:rsid w:val="2FF4D662"/>
    <w:rsid w:val="49E9CC91"/>
    <w:rsid w:val="54055FAD"/>
    <w:rsid w:val="5A6A889C"/>
    <w:rsid w:val="5DF6FA5E"/>
    <w:rsid w:val="6EBD1C73"/>
    <w:rsid w:val="766AB73D"/>
    <w:rsid w:val="7F8EEDA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7BC47"/>
  <w15:chartTrackingRefBased/>
  <w15:docId w15:val="{D5E8C908-54EF-444C-A321-DD5F163BB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33A5"/>
  </w:style>
  <w:style w:type="paragraph" w:styleId="Heading1">
    <w:name w:val="heading 1"/>
    <w:basedOn w:val="Normal"/>
    <w:next w:val="Normal"/>
    <w:link w:val="Heading1Char"/>
    <w:uiPriority w:val="9"/>
    <w:qFormat/>
    <w:rsid w:val="00050AB8"/>
    <w:pPr>
      <w:keepNext/>
      <w:keepLines/>
      <w:numPr>
        <w:numId w:val="20"/>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050AB8"/>
    <w:pPr>
      <w:keepNext/>
      <w:keepLines/>
      <w:numPr>
        <w:ilvl w:val="1"/>
        <w:numId w:val="20"/>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9118BA"/>
    <w:pPr>
      <w:keepNext/>
      <w:keepLines/>
      <w:numPr>
        <w:ilvl w:val="2"/>
        <w:numId w:val="20"/>
      </w:numPr>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050AB8"/>
    <w:pPr>
      <w:keepNext/>
      <w:keepLines/>
      <w:numPr>
        <w:ilvl w:val="3"/>
        <w:numId w:val="20"/>
      </w:numPr>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050AB8"/>
    <w:pPr>
      <w:keepNext/>
      <w:keepLines/>
      <w:numPr>
        <w:ilvl w:val="4"/>
        <w:numId w:val="20"/>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050AB8"/>
    <w:pPr>
      <w:keepNext/>
      <w:keepLines/>
      <w:numPr>
        <w:ilvl w:val="5"/>
        <w:numId w:val="20"/>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050AB8"/>
    <w:pPr>
      <w:keepNext/>
      <w:keepLines/>
      <w:numPr>
        <w:ilvl w:val="6"/>
        <w:numId w:val="20"/>
      </w:numPr>
      <w:spacing w:before="120" w:after="0"/>
      <w:outlineLvl w:val="6"/>
    </w:pPr>
    <w:rPr>
      <w:i/>
      <w:iCs/>
    </w:rPr>
  </w:style>
  <w:style w:type="paragraph" w:styleId="Heading8">
    <w:name w:val="heading 8"/>
    <w:basedOn w:val="Normal"/>
    <w:next w:val="Normal"/>
    <w:link w:val="Heading8Char"/>
    <w:uiPriority w:val="9"/>
    <w:semiHidden/>
    <w:unhideWhenUsed/>
    <w:qFormat/>
    <w:rsid w:val="00050AB8"/>
    <w:pPr>
      <w:keepNext/>
      <w:keepLines/>
      <w:numPr>
        <w:ilvl w:val="7"/>
        <w:numId w:val="20"/>
      </w:numPr>
      <w:spacing w:before="120" w:after="0"/>
      <w:outlineLvl w:val="7"/>
    </w:pPr>
    <w:rPr>
      <w:b/>
      <w:bCs/>
    </w:rPr>
  </w:style>
  <w:style w:type="paragraph" w:styleId="Heading9">
    <w:name w:val="heading 9"/>
    <w:basedOn w:val="Normal"/>
    <w:next w:val="Normal"/>
    <w:link w:val="Heading9Char"/>
    <w:uiPriority w:val="9"/>
    <w:semiHidden/>
    <w:unhideWhenUsed/>
    <w:qFormat/>
    <w:rsid w:val="00050AB8"/>
    <w:pPr>
      <w:keepNext/>
      <w:keepLines/>
      <w:numPr>
        <w:ilvl w:val="8"/>
        <w:numId w:val="20"/>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50AB8"/>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050AB8"/>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050AB8"/>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50AB8"/>
    <w:rPr>
      <w:rFonts w:asciiTheme="majorHAnsi" w:eastAsiaTheme="majorEastAsia" w:hAnsiTheme="majorHAnsi" w:cstheme="majorBidi"/>
      <w:sz w:val="24"/>
      <w:szCs w:val="24"/>
    </w:rPr>
  </w:style>
  <w:style w:type="paragraph" w:styleId="Header">
    <w:name w:val="header"/>
    <w:basedOn w:val="Normal"/>
    <w:link w:val="HeaderChar"/>
    <w:uiPriority w:val="99"/>
    <w:unhideWhenUsed/>
    <w:rsid w:val="001278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78D0"/>
  </w:style>
  <w:style w:type="paragraph" w:styleId="Footer">
    <w:name w:val="footer"/>
    <w:basedOn w:val="Normal"/>
    <w:link w:val="FooterChar"/>
    <w:uiPriority w:val="99"/>
    <w:unhideWhenUsed/>
    <w:rsid w:val="001278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78D0"/>
  </w:style>
  <w:style w:type="table" w:styleId="TableGrid">
    <w:name w:val="Table Grid"/>
    <w:basedOn w:val="TableNormal"/>
    <w:uiPriority w:val="39"/>
    <w:rsid w:val="00122E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9559B"/>
    <w:rPr>
      <w:color w:val="0563C1" w:themeColor="hyperlink"/>
      <w:u w:val="single"/>
    </w:rPr>
  </w:style>
  <w:style w:type="character" w:customStyle="1" w:styleId="UnresolvedMention1">
    <w:name w:val="Unresolved Mention1"/>
    <w:basedOn w:val="DefaultParagraphFont"/>
    <w:uiPriority w:val="99"/>
    <w:semiHidden/>
    <w:unhideWhenUsed/>
    <w:rsid w:val="0039559B"/>
    <w:rPr>
      <w:color w:val="605E5C"/>
      <w:shd w:val="clear" w:color="auto" w:fill="E1DFDD"/>
    </w:rPr>
  </w:style>
  <w:style w:type="paragraph" w:styleId="ListParagraph">
    <w:name w:val="List Paragraph"/>
    <w:basedOn w:val="Normal"/>
    <w:uiPriority w:val="34"/>
    <w:qFormat/>
    <w:rsid w:val="0058091E"/>
    <w:pPr>
      <w:ind w:left="720"/>
      <w:contextualSpacing/>
    </w:pPr>
  </w:style>
  <w:style w:type="character" w:styleId="BookTitle">
    <w:name w:val="Book Title"/>
    <w:basedOn w:val="DefaultParagraphFont"/>
    <w:uiPriority w:val="33"/>
    <w:qFormat/>
    <w:rsid w:val="00050AB8"/>
    <w:rPr>
      <w:b/>
      <w:bCs/>
      <w:smallCaps/>
      <w:color w:val="auto"/>
    </w:rPr>
  </w:style>
  <w:style w:type="character" w:styleId="SubtleReference">
    <w:name w:val="Subtle Reference"/>
    <w:basedOn w:val="DefaultParagraphFont"/>
    <w:uiPriority w:val="31"/>
    <w:qFormat/>
    <w:rsid w:val="00050AB8"/>
    <w:rPr>
      <w:smallCaps/>
      <w:color w:val="auto"/>
      <w:u w:val="single" w:color="7F7F7F" w:themeColor="text1" w:themeTint="80"/>
    </w:rPr>
  </w:style>
  <w:style w:type="paragraph" w:styleId="NoSpacing">
    <w:name w:val="No Spacing"/>
    <w:uiPriority w:val="1"/>
    <w:qFormat/>
    <w:rsid w:val="00050AB8"/>
    <w:pPr>
      <w:spacing w:after="0" w:line="240" w:lineRule="auto"/>
    </w:pPr>
  </w:style>
  <w:style w:type="character" w:customStyle="1" w:styleId="Heading1Char">
    <w:name w:val="Heading 1 Char"/>
    <w:basedOn w:val="DefaultParagraphFont"/>
    <w:link w:val="Heading1"/>
    <w:uiPriority w:val="9"/>
    <w:rsid w:val="00050AB8"/>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050AB8"/>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9118BA"/>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050AB8"/>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050AB8"/>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050AB8"/>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050AB8"/>
    <w:rPr>
      <w:i/>
      <w:iCs/>
    </w:rPr>
  </w:style>
  <w:style w:type="character" w:customStyle="1" w:styleId="Heading8Char">
    <w:name w:val="Heading 8 Char"/>
    <w:basedOn w:val="DefaultParagraphFont"/>
    <w:link w:val="Heading8"/>
    <w:uiPriority w:val="9"/>
    <w:semiHidden/>
    <w:rsid w:val="00050AB8"/>
    <w:rPr>
      <w:b/>
      <w:bCs/>
    </w:rPr>
  </w:style>
  <w:style w:type="character" w:customStyle="1" w:styleId="Heading9Char">
    <w:name w:val="Heading 9 Char"/>
    <w:basedOn w:val="DefaultParagraphFont"/>
    <w:link w:val="Heading9"/>
    <w:uiPriority w:val="9"/>
    <w:semiHidden/>
    <w:rsid w:val="00050AB8"/>
    <w:rPr>
      <w:i/>
      <w:iCs/>
    </w:rPr>
  </w:style>
  <w:style w:type="paragraph" w:styleId="Caption">
    <w:name w:val="caption"/>
    <w:basedOn w:val="Normal"/>
    <w:next w:val="Normal"/>
    <w:uiPriority w:val="35"/>
    <w:semiHidden/>
    <w:unhideWhenUsed/>
    <w:qFormat/>
    <w:rsid w:val="00050AB8"/>
    <w:rPr>
      <w:b/>
      <w:bCs/>
      <w:sz w:val="18"/>
      <w:szCs w:val="18"/>
    </w:rPr>
  </w:style>
  <w:style w:type="character" w:styleId="Strong">
    <w:name w:val="Strong"/>
    <w:basedOn w:val="DefaultParagraphFont"/>
    <w:uiPriority w:val="22"/>
    <w:qFormat/>
    <w:rsid w:val="00050AB8"/>
    <w:rPr>
      <w:b/>
      <w:bCs/>
      <w:color w:val="auto"/>
    </w:rPr>
  </w:style>
  <w:style w:type="character" w:styleId="Emphasis">
    <w:name w:val="Emphasis"/>
    <w:basedOn w:val="DefaultParagraphFont"/>
    <w:uiPriority w:val="20"/>
    <w:qFormat/>
    <w:rsid w:val="00050AB8"/>
    <w:rPr>
      <w:i/>
      <w:iCs/>
      <w:color w:val="auto"/>
    </w:rPr>
  </w:style>
  <w:style w:type="paragraph" w:styleId="Quote">
    <w:name w:val="Quote"/>
    <w:basedOn w:val="Normal"/>
    <w:next w:val="Normal"/>
    <w:link w:val="QuoteChar"/>
    <w:uiPriority w:val="29"/>
    <w:qFormat/>
    <w:rsid w:val="00050AB8"/>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050AB8"/>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050AB8"/>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050AB8"/>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050AB8"/>
    <w:rPr>
      <w:i/>
      <w:iCs/>
      <w:color w:val="auto"/>
    </w:rPr>
  </w:style>
  <w:style w:type="character" w:styleId="IntenseEmphasis">
    <w:name w:val="Intense Emphasis"/>
    <w:basedOn w:val="DefaultParagraphFont"/>
    <w:uiPriority w:val="21"/>
    <w:qFormat/>
    <w:rsid w:val="00050AB8"/>
    <w:rPr>
      <w:b/>
      <w:bCs/>
      <w:i/>
      <w:iCs/>
      <w:color w:val="auto"/>
    </w:rPr>
  </w:style>
  <w:style w:type="character" w:styleId="IntenseReference">
    <w:name w:val="Intense Reference"/>
    <w:basedOn w:val="DefaultParagraphFont"/>
    <w:uiPriority w:val="32"/>
    <w:qFormat/>
    <w:rsid w:val="00050AB8"/>
    <w:rPr>
      <w:b/>
      <w:bCs/>
      <w:smallCaps/>
      <w:color w:val="auto"/>
      <w:u w:val="single"/>
    </w:rPr>
  </w:style>
  <w:style w:type="paragraph" w:styleId="TOCHeading">
    <w:name w:val="TOC Heading"/>
    <w:basedOn w:val="Heading1"/>
    <w:next w:val="Normal"/>
    <w:uiPriority w:val="39"/>
    <w:unhideWhenUsed/>
    <w:qFormat/>
    <w:rsid w:val="00050AB8"/>
    <w:pPr>
      <w:outlineLvl w:val="9"/>
    </w:pPr>
  </w:style>
  <w:style w:type="paragraph" w:styleId="TOC1">
    <w:name w:val="toc 1"/>
    <w:basedOn w:val="Normal"/>
    <w:next w:val="Normal"/>
    <w:autoRedefine/>
    <w:uiPriority w:val="39"/>
    <w:unhideWhenUsed/>
    <w:rsid w:val="00A85458"/>
    <w:pPr>
      <w:tabs>
        <w:tab w:val="left" w:pos="440"/>
        <w:tab w:val="right" w:leader="dot" w:pos="9350"/>
      </w:tabs>
      <w:spacing w:after="100"/>
    </w:pPr>
  </w:style>
  <w:style w:type="paragraph" w:styleId="TOC2">
    <w:name w:val="toc 2"/>
    <w:basedOn w:val="Normal"/>
    <w:next w:val="Normal"/>
    <w:autoRedefine/>
    <w:uiPriority w:val="39"/>
    <w:unhideWhenUsed/>
    <w:rsid w:val="001432FE"/>
    <w:pPr>
      <w:spacing w:after="100"/>
      <w:ind w:left="220"/>
    </w:pPr>
  </w:style>
  <w:style w:type="paragraph" w:styleId="Bibliography">
    <w:name w:val="Bibliography"/>
    <w:basedOn w:val="Normal"/>
    <w:next w:val="Normal"/>
    <w:uiPriority w:val="37"/>
    <w:unhideWhenUsed/>
    <w:rsid w:val="000060C7"/>
  </w:style>
  <w:style w:type="character" w:styleId="FollowedHyperlink">
    <w:name w:val="FollowedHyperlink"/>
    <w:basedOn w:val="DefaultParagraphFont"/>
    <w:uiPriority w:val="99"/>
    <w:semiHidden/>
    <w:unhideWhenUsed/>
    <w:rsid w:val="00661C0A"/>
    <w:rPr>
      <w:color w:val="954F72" w:themeColor="followedHyperlink"/>
      <w:u w:val="single"/>
    </w:rPr>
  </w:style>
  <w:style w:type="table" w:styleId="ListTable3">
    <w:name w:val="List Table 3"/>
    <w:basedOn w:val="TableNormal"/>
    <w:uiPriority w:val="48"/>
    <w:rsid w:val="004C096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CommentReference">
    <w:name w:val="annotation reference"/>
    <w:basedOn w:val="DefaultParagraphFont"/>
    <w:uiPriority w:val="99"/>
    <w:semiHidden/>
    <w:unhideWhenUsed/>
    <w:rsid w:val="006D2B09"/>
    <w:rPr>
      <w:sz w:val="16"/>
      <w:szCs w:val="16"/>
    </w:rPr>
  </w:style>
  <w:style w:type="paragraph" w:styleId="CommentText">
    <w:name w:val="annotation text"/>
    <w:basedOn w:val="Normal"/>
    <w:link w:val="CommentTextChar"/>
    <w:uiPriority w:val="99"/>
    <w:semiHidden/>
    <w:unhideWhenUsed/>
    <w:rsid w:val="006D2B09"/>
    <w:pPr>
      <w:spacing w:line="240" w:lineRule="auto"/>
    </w:pPr>
    <w:rPr>
      <w:sz w:val="20"/>
      <w:szCs w:val="20"/>
    </w:rPr>
  </w:style>
  <w:style w:type="character" w:customStyle="1" w:styleId="CommentTextChar">
    <w:name w:val="Comment Text Char"/>
    <w:basedOn w:val="DefaultParagraphFont"/>
    <w:link w:val="CommentText"/>
    <w:uiPriority w:val="99"/>
    <w:semiHidden/>
    <w:rsid w:val="006D2B09"/>
    <w:rPr>
      <w:sz w:val="20"/>
      <w:szCs w:val="20"/>
    </w:rPr>
  </w:style>
  <w:style w:type="paragraph" w:styleId="CommentSubject">
    <w:name w:val="annotation subject"/>
    <w:basedOn w:val="CommentText"/>
    <w:next w:val="CommentText"/>
    <w:link w:val="CommentSubjectChar"/>
    <w:uiPriority w:val="99"/>
    <w:semiHidden/>
    <w:unhideWhenUsed/>
    <w:rsid w:val="006D2B09"/>
    <w:rPr>
      <w:b/>
      <w:bCs/>
    </w:rPr>
  </w:style>
  <w:style w:type="character" w:customStyle="1" w:styleId="CommentSubjectChar">
    <w:name w:val="Comment Subject Char"/>
    <w:basedOn w:val="CommentTextChar"/>
    <w:link w:val="CommentSubject"/>
    <w:uiPriority w:val="99"/>
    <w:semiHidden/>
    <w:rsid w:val="006D2B09"/>
    <w:rPr>
      <w:b/>
      <w:bCs/>
      <w:sz w:val="20"/>
      <w:szCs w:val="20"/>
    </w:rPr>
  </w:style>
  <w:style w:type="paragraph" w:styleId="TOC3">
    <w:name w:val="toc 3"/>
    <w:basedOn w:val="Normal"/>
    <w:next w:val="Normal"/>
    <w:autoRedefine/>
    <w:uiPriority w:val="39"/>
    <w:unhideWhenUsed/>
    <w:rsid w:val="009118BA"/>
    <w:pPr>
      <w:spacing w:after="100"/>
      <w:ind w:left="440"/>
    </w:pPr>
  </w:style>
  <w:style w:type="paragraph" w:styleId="BalloonText">
    <w:name w:val="Balloon Text"/>
    <w:basedOn w:val="Normal"/>
    <w:link w:val="BalloonTextChar"/>
    <w:uiPriority w:val="99"/>
    <w:semiHidden/>
    <w:unhideWhenUsed/>
    <w:rsid w:val="00AC0B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0B3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46789">
      <w:bodyDiv w:val="1"/>
      <w:marLeft w:val="0"/>
      <w:marRight w:val="0"/>
      <w:marTop w:val="0"/>
      <w:marBottom w:val="0"/>
      <w:divBdr>
        <w:top w:val="none" w:sz="0" w:space="0" w:color="auto"/>
        <w:left w:val="none" w:sz="0" w:space="0" w:color="auto"/>
        <w:bottom w:val="none" w:sz="0" w:space="0" w:color="auto"/>
        <w:right w:val="none" w:sz="0" w:space="0" w:color="auto"/>
      </w:divBdr>
    </w:div>
    <w:div w:id="181942286">
      <w:bodyDiv w:val="1"/>
      <w:marLeft w:val="0"/>
      <w:marRight w:val="0"/>
      <w:marTop w:val="0"/>
      <w:marBottom w:val="0"/>
      <w:divBdr>
        <w:top w:val="none" w:sz="0" w:space="0" w:color="auto"/>
        <w:left w:val="none" w:sz="0" w:space="0" w:color="auto"/>
        <w:bottom w:val="none" w:sz="0" w:space="0" w:color="auto"/>
        <w:right w:val="none" w:sz="0" w:space="0" w:color="auto"/>
      </w:divBdr>
    </w:div>
    <w:div w:id="182130994">
      <w:bodyDiv w:val="1"/>
      <w:marLeft w:val="0"/>
      <w:marRight w:val="0"/>
      <w:marTop w:val="0"/>
      <w:marBottom w:val="0"/>
      <w:divBdr>
        <w:top w:val="none" w:sz="0" w:space="0" w:color="auto"/>
        <w:left w:val="none" w:sz="0" w:space="0" w:color="auto"/>
        <w:bottom w:val="none" w:sz="0" w:space="0" w:color="auto"/>
        <w:right w:val="none" w:sz="0" w:space="0" w:color="auto"/>
      </w:divBdr>
    </w:div>
    <w:div w:id="217933538">
      <w:bodyDiv w:val="1"/>
      <w:marLeft w:val="0"/>
      <w:marRight w:val="0"/>
      <w:marTop w:val="0"/>
      <w:marBottom w:val="0"/>
      <w:divBdr>
        <w:top w:val="none" w:sz="0" w:space="0" w:color="auto"/>
        <w:left w:val="none" w:sz="0" w:space="0" w:color="auto"/>
        <w:bottom w:val="none" w:sz="0" w:space="0" w:color="auto"/>
        <w:right w:val="none" w:sz="0" w:space="0" w:color="auto"/>
      </w:divBdr>
    </w:div>
    <w:div w:id="342561361">
      <w:bodyDiv w:val="1"/>
      <w:marLeft w:val="0"/>
      <w:marRight w:val="0"/>
      <w:marTop w:val="0"/>
      <w:marBottom w:val="0"/>
      <w:divBdr>
        <w:top w:val="none" w:sz="0" w:space="0" w:color="auto"/>
        <w:left w:val="none" w:sz="0" w:space="0" w:color="auto"/>
        <w:bottom w:val="none" w:sz="0" w:space="0" w:color="auto"/>
        <w:right w:val="none" w:sz="0" w:space="0" w:color="auto"/>
      </w:divBdr>
    </w:div>
    <w:div w:id="459962557">
      <w:bodyDiv w:val="1"/>
      <w:marLeft w:val="0"/>
      <w:marRight w:val="0"/>
      <w:marTop w:val="0"/>
      <w:marBottom w:val="0"/>
      <w:divBdr>
        <w:top w:val="none" w:sz="0" w:space="0" w:color="auto"/>
        <w:left w:val="none" w:sz="0" w:space="0" w:color="auto"/>
        <w:bottom w:val="none" w:sz="0" w:space="0" w:color="auto"/>
        <w:right w:val="none" w:sz="0" w:space="0" w:color="auto"/>
      </w:divBdr>
    </w:div>
    <w:div w:id="524902709">
      <w:bodyDiv w:val="1"/>
      <w:marLeft w:val="0"/>
      <w:marRight w:val="0"/>
      <w:marTop w:val="0"/>
      <w:marBottom w:val="0"/>
      <w:divBdr>
        <w:top w:val="none" w:sz="0" w:space="0" w:color="auto"/>
        <w:left w:val="none" w:sz="0" w:space="0" w:color="auto"/>
        <w:bottom w:val="none" w:sz="0" w:space="0" w:color="auto"/>
        <w:right w:val="none" w:sz="0" w:space="0" w:color="auto"/>
      </w:divBdr>
    </w:div>
    <w:div w:id="626589923">
      <w:bodyDiv w:val="1"/>
      <w:marLeft w:val="0"/>
      <w:marRight w:val="0"/>
      <w:marTop w:val="0"/>
      <w:marBottom w:val="0"/>
      <w:divBdr>
        <w:top w:val="none" w:sz="0" w:space="0" w:color="auto"/>
        <w:left w:val="none" w:sz="0" w:space="0" w:color="auto"/>
        <w:bottom w:val="none" w:sz="0" w:space="0" w:color="auto"/>
        <w:right w:val="none" w:sz="0" w:space="0" w:color="auto"/>
      </w:divBdr>
    </w:div>
    <w:div w:id="1021930362">
      <w:bodyDiv w:val="1"/>
      <w:marLeft w:val="0"/>
      <w:marRight w:val="0"/>
      <w:marTop w:val="0"/>
      <w:marBottom w:val="0"/>
      <w:divBdr>
        <w:top w:val="none" w:sz="0" w:space="0" w:color="auto"/>
        <w:left w:val="none" w:sz="0" w:space="0" w:color="auto"/>
        <w:bottom w:val="none" w:sz="0" w:space="0" w:color="auto"/>
        <w:right w:val="none" w:sz="0" w:space="0" w:color="auto"/>
      </w:divBdr>
    </w:div>
    <w:div w:id="1334606670">
      <w:bodyDiv w:val="1"/>
      <w:marLeft w:val="0"/>
      <w:marRight w:val="0"/>
      <w:marTop w:val="0"/>
      <w:marBottom w:val="0"/>
      <w:divBdr>
        <w:top w:val="none" w:sz="0" w:space="0" w:color="auto"/>
        <w:left w:val="none" w:sz="0" w:space="0" w:color="auto"/>
        <w:bottom w:val="none" w:sz="0" w:space="0" w:color="auto"/>
        <w:right w:val="none" w:sz="0" w:space="0" w:color="auto"/>
      </w:divBdr>
    </w:div>
    <w:div w:id="1538347818">
      <w:bodyDiv w:val="1"/>
      <w:marLeft w:val="0"/>
      <w:marRight w:val="0"/>
      <w:marTop w:val="0"/>
      <w:marBottom w:val="0"/>
      <w:divBdr>
        <w:top w:val="none" w:sz="0" w:space="0" w:color="auto"/>
        <w:left w:val="none" w:sz="0" w:space="0" w:color="auto"/>
        <w:bottom w:val="none" w:sz="0" w:space="0" w:color="auto"/>
        <w:right w:val="none" w:sz="0" w:space="0" w:color="auto"/>
      </w:divBdr>
    </w:div>
    <w:div w:id="1556813291">
      <w:bodyDiv w:val="1"/>
      <w:marLeft w:val="0"/>
      <w:marRight w:val="0"/>
      <w:marTop w:val="0"/>
      <w:marBottom w:val="0"/>
      <w:divBdr>
        <w:top w:val="none" w:sz="0" w:space="0" w:color="auto"/>
        <w:left w:val="none" w:sz="0" w:space="0" w:color="auto"/>
        <w:bottom w:val="none" w:sz="0" w:space="0" w:color="auto"/>
        <w:right w:val="none" w:sz="0" w:space="0" w:color="auto"/>
      </w:divBdr>
    </w:div>
    <w:div w:id="1631669278">
      <w:bodyDiv w:val="1"/>
      <w:marLeft w:val="0"/>
      <w:marRight w:val="0"/>
      <w:marTop w:val="0"/>
      <w:marBottom w:val="0"/>
      <w:divBdr>
        <w:top w:val="none" w:sz="0" w:space="0" w:color="auto"/>
        <w:left w:val="none" w:sz="0" w:space="0" w:color="auto"/>
        <w:bottom w:val="none" w:sz="0" w:space="0" w:color="auto"/>
        <w:right w:val="none" w:sz="0" w:space="0" w:color="auto"/>
      </w:divBdr>
    </w:div>
    <w:div w:id="1666132857">
      <w:bodyDiv w:val="1"/>
      <w:marLeft w:val="0"/>
      <w:marRight w:val="0"/>
      <w:marTop w:val="0"/>
      <w:marBottom w:val="0"/>
      <w:divBdr>
        <w:top w:val="none" w:sz="0" w:space="0" w:color="auto"/>
        <w:left w:val="none" w:sz="0" w:space="0" w:color="auto"/>
        <w:bottom w:val="none" w:sz="0" w:space="0" w:color="auto"/>
        <w:right w:val="none" w:sz="0" w:space="0" w:color="auto"/>
      </w:divBdr>
    </w:div>
    <w:div w:id="1951623534">
      <w:bodyDiv w:val="1"/>
      <w:marLeft w:val="0"/>
      <w:marRight w:val="0"/>
      <w:marTop w:val="0"/>
      <w:marBottom w:val="0"/>
      <w:divBdr>
        <w:top w:val="none" w:sz="0" w:space="0" w:color="auto"/>
        <w:left w:val="none" w:sz="0" w:space="0" w:color="auto"/>
        <w:bottom w:val="none" w:sz="0" w:space="0" w:color="auto"/>
        <w:right w:val="none" w:sz="0" w:space="0" w:color="auto"/>
      </w:divBdr>
    </w:div>
    <w:div w:id="1996185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microsoft.com/office/2016/09/relationships/commentsIds" Target="commentsIds.xml"/><Relationship Id="rId10" Type="http://schemas.openxmlformats.org/officeDocument/2006/relationships/endnotes" Target="endnotes.xml"/><Relationship Id="rId19"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3B09513102ED645BE4989CF989C5197" ma:contentTypeVersion="6" ma:contentTypeDescription="Create a new document." ma:contentTypeScope="" ma:versionID="c709c62d2b92aaa64247f5625952a34b">
  <xsd:schema xmlns:xsd="http://www.w3.org/2001/XMLSchema" xmlns:xs="http://www.w3.org/2001/XMLSchema" xmlns:p="http://schemas.microsoft.com/office/2006/metadata/properties" xmlns:ns2="363ee7e6-35ae-408f-bbed-ccf738e8285f" xmlns:ns3="96665eba-6f1f-4a26-a532-eef2a39db394" targetNamespace="http://schemas.microsoft.com/office/2006/metadata/properties" ma:root="true" ma:fieldsID="f09ed69fd403d5bc3f5a96a12a29f0c6" ns2:_="" ns3:_="">
    <xsd:import namespace="363ee7e6-35ae-408f-bbed-ccf738e8285f"/>
    <xsd:import namespace="96665eba-6f1f-4a26-a532-eef2a39db39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3ee7e6-35ae-408f-bbed-ccf738e8285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6665eba-6f1f-4a26-a532-eef2a39db39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Ost10</b:Tag>
    <b:SourceType>Book</b:SourceType>
    <b:Guid>{04D68594-8B45-4E4E-88AC-18BE2A4BB256}</b:Guid>
    <b:Title>Business Model Generation</b:Title>
    <b:Year>2010</b:Year>
    <b:LCID>sr-Cyrl-RS</b:LCID>
    <b:Publisher>John Wiley &amp; Sons, Inc.</b:Publisher>
    <b:Author>
      <b:Author>
        <b:NameList>
          <b:Person>
            <b:Last>Osterwalder</b:Last>
            <b:First>Alexander</b:First>
          </b:Person>
          <b:Person>
            <b:Last>Pigneur</b:Last>
            <b:First>Yves</b:First>
          </b:Person>
        </b:NameList>
      </b:Author>
    </b:Author>
    <b:RefOrder>1</b:RefOrder>
  </b:Source>
  <b:Source>
    <b:Tag>09</b:Tag>
    <b:SourceType>DocumentFromInternetSite</b:SourceType>
    <b:Guid>{0B794E1A-105E-4A37-8EE3-28081F78BEA2}</b:Guid>
    <b:DayAccessed>09.04.2022.</b:DayAccessed>
    <b:URL>https://www.academia.edu/12952974/Business_Development_Plan_Ready_Meal_service</b:URL>
    <b:LCID>sr-Latn-RS</b:LCID>
    <b:RefOrder>2</b:RefOrder>
  </b:Source>
  <b:Source>
    <b:Tag>090ht</b:Tag>
    <b:SourceType>InternetSite</b:SourceType>
    <b:Guid>{E2530377-FAC9-462E-8791-7D997475A834}</b:Guid>
    <b:DayAccessed>09.04.2022.</b:DayAccessed>
    <b:URL>https://sr.wikipedia.org/sr-ec/%D0%9F%D1%80%D0%B8%D0%B2%D1%80%D0%B5%D0%B4%D0%B0_%D0%A1%D1%80%D0%B1%D0%B8%D1%98%D0%B5</b:URL>
    <b:LCID>sr-Latn-RS</b:LCID>
    <b:RefOrder>3</b:RefOrder>
  </b:Source>
  <b:Source>
    <b:Tag>Ale12</b:Tag>
    <b:SourceType>Book</b:SourceType>
    <b:Guid>{AA18EA43-B61C-45D4-A099-D6701D60888E}</b:Guid>
    <b:LCID>sr-Cyrl-RS</b:LCID>
    <b:Author>
      <b:Author>
        <b:NameList>
          <b:Person>
            <b:Last>Stošic</b:Last>
            <b:First>Aleksandar</b:First>
          </b:Person>
          <b:Person>
            <b:Last>Nikolić</b:Last>
            <b:First>Ivan</b:First>
          </b:Person>
          <b:Person>
            <b:Last>Zdravković</b:Last>
            <b:First>Draško</b:First>
          </b:Person>
        </b:NameList>
      </b:Author>
    </b:Author>
    <b:Title>PEST Analysis of Serbia</b:Title>
    <b:Year>2012</b:Year>
    <b:URL>http://ebooks.ien.bg.ac.rs/414/1/2012_1_2_5.pdf</b:URL>
    <b:City>Belgrade</b:City>
    <b:RefOrder>4</b:RefOrder>
  </b:Source>
  <b:Source>
    <b:Tag>Mar22</b:Tag>
    <b:SourceType>DocumentFromInternetSite</b:SourceType>
    <b:Guid>{0D461FAB-1C82-403F-93D1-66D89E7C3DEC}</b:Guid>
    <b:Year>2022</b:Year>
    <b:Author>
      <b:Author>
        <b:NameList>
          <b:Person>
            <b:Last>Kostić</b:Last>
            <b:First>Marija</b:First>
          </b:Person>
        </b:NameList>
      </b:Author>
    </b:Author>
    <b:Month>10.</b:Month>
    <b:Day>3.</b:Day>
    <b:URL>https://rti.etf.bg.ac.rs/rti/si3usp/materijali/vezbe/USP2022_Vezbe1.pdf</b:URL>
    <b:LCID>sr-Latn-RS</b:LCID>
    <b:RefOrder>5</b:RefOrder>
  </b:Source>
  <b:Source>
    <b:Tag>Vla17</b:Tag>
    <b:SourceType>DocumentFromInternetSite</b:SourceType>
    <b:Guid>{21A2EB9A-763C-407C-94FC-1FBAFC20B474}</b:Guid>
    <b:Author>
      <b:Author>
        <b:NameList>
          <b:Person>
            <b:Last>Egorov</b:Last>
            <b:First>Vladislav</b:First>
          </b:Person>
        </b:NameList>
      </b:Author>
    </b:Author>
    <b:Title>Business Plan for natural product online store</b:Title>
    <b:Year>2017</b:Year>
    <b:URL>https://www.theseus.fi/bitstream/handle/10024/133775/ThesisBusinessPlan.pdf?sequence=1&amp;isAllowed=y</b:URL>
    <b:RefOrder>6</b:RefOrder>
  </b:Source>
  <b:Source>
    <b:Tag>226</b:Tag>
    <b:SourceType>InternetSite</b:SourceType>
    <b:Guid>{8403827D-9F9E-401A-9E1B-F98EFCF4E06C}</b:Guid>
    <b:YearAccessed>2022</b:YearAccessed>
    <b:MonthAccessed>6</b:MonthAccessed>
    <b:DayAccessed>18</b:DayAccessed>
    <b:URL>https://www.shtreber.com/struktura-stanovnistvo-naselja</b:URL>
    <b:RefOrder>7</b:RefOrder>
  </b:Source>
  <b:Source>
    <b:Tag>2261</b:Tag>
    <b:SourceType>InternetSite</b:SourceType>
    <b:Guid>{A10709BF-FAAC-43D3-888B-90137FD89EF3}</b:Guid>
    <b:YearAccessed>2022</b:YearAccessed>
    <b:MonthAccessed>6</b:MonthAccessed>
    <b:DayAccessed>18</b:DayAccessed>
    <b:URL>https://blog.hubspot.com/marketing/tam-sam-som</b:URL>
    <b:RefOrder>8</b:RefOrder>
  </b:Source>
  <b:Source>
    <b:Tag>2262</b:Tag>
    <b:SourceType>InternetSite</b:SourceType>
    <b:Guid>{709904CD-B223-4B5F-B1C5-FEFBC8836968}</b:Guid>
    <b:YearAccessed>2022</b:YearAccessed>
    <b:MonthAccessed>6</b:MonthAccessed>
    <b:DayAccessed>18</b:DayAccessed>
    <b:URL>https://www.neobilten.com/prosecne-zarade-po-zaposlenom-u-republici-srbiji/?lang=lat</b:URL>
    <b:RefOrder>9</b:RefOrder>
  </b:Source>
</b:Sources>
</file>

<file path=customXml/itemProps1.xml><?xml version="1.0" encoding="utf-8"?>
<ds:datastoreItem xmlns:ds="http://schemas.openxmlformats.org/officeDocument/2006/customXml" ds:itemID="{50362C13-0B56-4592-BA57-3BC6319336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3ee7e6-35ae-408f-bbed-ccf738e8285f"/>
    <ds:schemaRef ds:uri="96665eba-6f1f-4a26-a532-eef2a39db3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4DD1C1F-9C40-4D40-90FE-64CD50E5C1FE}">
  <ds:schemaRefs>
    <ds:schemaRef ds:uri="http://purl.org/dc/dcmitype/"/>
    <ds:schemaRef ds:uri="http://www.w3.org/XML/1998/namespace"/>
    <ds:schemaRef ds:uri="http://purl.org/dc/terms/"/>
    <ds:schemaRef ds:uri="http://purl.org/dc/elements/1.1/"/>
    <ds:schemaRef ds:uri="96665eba-6f1f-4a26-a532-eef2a39db394"/>
    <ds:schemaRef ds:uri="363ee7e6-35ae-408f-bbed-ccf738e8285f"/>
    <ds:schemaRef ds:uri="http://schemas.microsoft.com/office/2006/documentManagement/types"/>
    <ds:schemaRef ds:uri="http://schemas.microsoft.com/office/infopath/2007/PartnerControls"/>
    <ds:schemaRef ds:uri="http://schemas.openxmlformats.org/package/2006/metadata/core-properties"/>
    <ds:schemaRef ds:uri="http://schemas.microsoft.com/office/2006/metadata/properties"/>
  </ds:schemaRefs>
</ds:datastoreItem>
</file>

<file path=customXml/itemProps3.xml><?xml version="1.0" encoding="utf-8"?>
<ds:datastoreItem xmlns:ds="http://schemas.openxmlformats.org/officeDocument/2006/customXml" ds:itemID="{8154954E-5E33-4CA3-AC99-145452963153}">
  <ds:schemaRefs>
    <ds:schemaRef ds:uri="http://schemas.microsoft.com/sharepoint/v3/contenttype/forms"/>
  </ds:schemaRefs>
</ds:datastoreItem>
</file>

<file path=customXml/itemProps4.xml><?xml version="1.0" encoding="utf-8"?>
<ds:datastoreItem xmlns:ds="http://schemas.openxmlformats.org/officeDocument/2006/customXml" ds:itemID="{FA1DF668-BA5F-4E95-912E-B5AA676A2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4346</Words>
  <Characters>24774</Characters>
  <Application>Microsoft Office Word</Application>
  <DocSecurity>0</DocSecurity>
  <Lines>206</Lines>
  <Paragraphs>58</Paragraphs>
  <ScaleCrop>false</ScaleCrop>
  <Company/>
  <LinksUpToDate>false</LinksUpToDate>
  <CharactersWithSpaces>29062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Марија Костић</dc:creator>
  <cp:keywords/>
  <dc:description/>
  <cp:lastModifiedBy>Настасија Аврамовић</cp:lastModifiedBy>
  <cp:revision>2</cp:revision>
  <dcterms:created xsi:type="dcterms:W3CDTF">2022-06-18T13:38:00Z</dcterms:created>
  <dcterms:modified xsi:type="dcterms:W3CDTF">2022-06-18T13:38:00Z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0x01010063B09513102ED645BE4989CF989C5197</vt:lpwstr>
  </property>
</Properties>
</file>